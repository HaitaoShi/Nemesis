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69C465D" w14:textId="5567C613" w:rsidR="00836149" w:rsidRDefault="00836149" w:rsidP="003A14CF">
      <w:pPr>
        <w:rPr>
          <w:rFonts w:ascii="Times New Roman" w:eastAsia="Times New Roman" w:hAnsi="Times New Roman" w:cs="Times New Roman"/>
          <w:b/>
          <w:sz w:val="28"/>
          <w:szCs w:val="28"/>
        </w:rPr>
        <w:sectPr w:rsidR="00836149" w:rsidSect="003A14CF">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418" w:header="0" w:footer="720" w:gutter="0"/>
          <w:pgNumType w:start="1"/>
          <w:cols w:space="708"/>
        </w:sectPr>
      </w:pPr>
      <w:bookmarkStart w:id="0" w:name="_Hlk145962569"/>
    </w:p>
    <w:p w14:paraId="19F12E59" w14:textId="77777777" w:rsidR="00332A2B" w:rsidRDefault="00000000" w:rsidP="003A14CF">
      <w:pPr>
        <w:rPr>
          <w:rFonts w:ascii="Times New Roman" w:eastAsia="Times New Roman" w:hAnsi="Times New Roman" w:cs="Times New Roman"/>
          <w:b/>
          <w:sz w:val="28"/>
          <w:szCs w:val="28"/>
        </w:rPr>
      </w:pPr>
      <w:bookmarkStart w:id="1" w:name="_Hlk145962679"/>
      <w:bookmarkStart w:id="2" w:name="_Hlk145962609"/>
      <w:r>
        <w:rPr>
          <w:rFonts w:ascii="Times New Roman" w:eastAsia="Times New Roman" w:hAnsi="Times New Roman" w:cs="Times New Roman"/>
          <w:b/>
          <w:sz w:val="28"/>
          <w:szCs w:val="28"/>
        </w:rPr>
        <w:t>Comparing Drugs Trade on Tor in Finnish, English, and Polish Speaking Cultures</w:t>
      </w:r>
    </w:p>
    <w:p w14:paraId="7F4AA7EB" w14:textId="77777777" w:rsidR="00836149" w:rsidRDefault="00836149" w:rsidP="003A14CF">
      <w:pPr>
        <w:rPr>
          <w:rFonts w:ascii="Times New Roman" w:eastAsia="Times New Roman" w:hAnsi="Times New Roman" w:cs="Times New Roman"/>
          <w:sz w:val="20"/>
          <w:szCs w:val="20"/>
        </w:rPr>
      </w:pPr>
    </w:p>
    <w:p w14:paraId="14B1072E" w14:textId="44A1691F" w:rsidR="00332A2B" w:rsidRDefault="00000000" w:rsidP="003A14CF">
      <w:pPr>
        <w:rPr>
          <w:rFonts w:ascii="Times New Roman" w:eastAsia="Times New Roman" w:hAnsi="Times New Roman" w:cs="Times New Roman"/>
          <w:sz w:val="24"/>
          <w:szCs w:val="24"/>
        </w:rPr>
      </w:pPr>
      <w:commentRangeStart w:id="3"/>
      <w:proofErr w:type="spellStart"/>
      <w:r>
        <w:rPr>
          <w:rFonts w:ascii="Times New Roman" w:eastAsia="Times New Roman" w:hAnsi="Times New Roman" w:cs="Times New Roman"/>
          <w:sz w:val="24"/>
          <w:szCs w:val="24"/>
        </w:rPr>
        <w:t>Mikko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Aaltonen</w:t>
      </w:r>
      <w:proofErr w:type="spellEnd"/>
      <w:r>
        <w:rPr>
          <w:rFonts w:ascii="Times New Roman" w:eastAsia="Times New Roman" w:hAnsi="Times New Roman" w:cs="Times New Roman"/>
          <w:sz w:val="24"/>
          <w:szCs w:val="24"/>
        </w:rPr>
        <w:t xml:space="preserve">, Angus Bancroft, Ari </w:t>
      </w:r>
      <w:proofErr w:type="spellStart"/>
      <w:r>
        <w:rPr>
          <w:rFonts w:ascii="Times New Roman" w:eastAsia="Times New Roman" w:hAnsi="Times New Roman" w:cs="Times New Roman"/>
          <w:sz w:val="24"/>
          <w:szCs w:val="24"/>
        </w:rPr>
        <w:t>Haasio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Tuomas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Harviainen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Juha</w:t>
      </w:r>
      <w:proofErr w:type="spellEnd"/>
      <w:r>
        <w:rPr>
          <w:rFonts w:ascii="Times New Roman" w:eastAsia="Times New Roman" w:hAnsi="Times New Roman" w:cs="Times New Roman"/>
          <w:sz w:val="24"/>
          <w:szCs w:val="24"/>
        </w:rPr>
        <w:t xml:space="preserve"> Nurmi, Haitao Shi, Piotr </w:t>
      </w:r>
      <w:proofErr w:type="spellStart"/>
      <w:r>
        <w:rPr>
          <w:rFonts w:ascii="Times New Roman" w:eastAsia="Times New Roman" w:hAnsi="Times New Roman" w:cs="Times New Roman"/>
          <w:sz w:val="24"/>
          <w:szCs w:val="24"/>
        </w:rPr>
        <w:t>Siuda</w:t>
      </w:r>
      <w:commentRangeEnd w:id="3"/>
      <w:proofErr w:type="spellEnd"/>
      <w:r w:rsidR="00836149">
        <w:rPr>
          <w:rStyle w:val="CommentReference"/>
        </w:rPr>
        <w:commentReference w:id="3"/>
      </w:r>
    </w:p>
    <w:p w14:paraId="666D1E8A" w14:textId="77777777" w:rsidR="00332A2B" w:rsidRDefault="00332A2B" w:rsidP="003A14CF">
      <w:pPr>
        <w:jc w:val="center"/>
        <w:rPr>
          <w:rFonts w:ascii="Times New Roman" w:eastAsia="Times New Roman" w:hAnsi="Times New Roman" w:cs="Times New Roman"/>
          <w:sz w:val="24"/>
          <w:szCs w:val="24"/>
        </w:rPr>
        <w:sectPr w:rsidR="00332A2B" w:rsidSect="003A14CF">
          <w:type w:val="continuous"/>
          <w:pgSz w:w="12240" w:h="15840"/>
          <w:pgMar w:top="1418" w:right="1418" w:bottom="1418" w:left="1418" w:header="0" w:footer="720" w:gutter="0"/>
          <w:pgNumType w:start="1"/>
          <w:cols w:space="708"/>
        </w:sectPr>
      </w:pPr>
    </w:p>
    <w:p w14:paraId="48D387F8" w14:textId="77777777" w:rsidR="00836149" w:rsidRDefault="00836149" w:rsidP="003A14CF">
      <w:pPr>
        <w:rPr>
          <w:rFonts w:ascii="Times New Roman" w:eastAsia="Times New Roman" w:hAnsi="Times New Roman" w:cs="Times New Roman"/>
          <w:b/>
          <w:i/>
          <w:sz w:val="20"/>
          <w:szCs w:val="20"/>
        </w:rPr>
      </w:pPr>
    </w:p>
    <w:p w14:paraId="7DA9F4AB" w14:textId="77777777" w:rsidR="00836149" w:rsidRDefault="00836149" w:rsidP="003A14CF">
      <w:pPr>
        <w:rPr>
          <w:rFonts w:ascii="Times New Roman" w:eastAsia="Times New Roman" w:hAnsi="Times New Roman" w:cs="Times New Roman"/>
          <w:b/>
          <w:i/>
          <w:sz w:val="20"/>
          <w:szCs w:val="20"/>
        </w:rPr>
      </w:pPr>
    </w:p>
    <w:p w14:paraId="03398222" w14:textId="02216983" w:rsidR="00332A2B" w:rsidRPr="00FC1C97" w:rsidRDefault="00000000" w:rsidP="003A14CF">
      <w:pPr>
        <w:rPr>
          <w:rFonts w:ascii="Times New Roman" w:eastAsia="Times New Roman" w:hAnsi="Times New Roman" w:cs="Times New Roman"/>
          <w:bCs/>
          <w:i/>
          <w:sz w:val="20"/>
          <w:szCs w:val="20"/>
          <w:lang w:val="en-US" w:eastAsia="zh-CN"/>
        </w:rPr>
      </w:pPr>
      <w:r w:rsidRPr="00836149">
        <w:rPr>
          <w:rFonts w:ascii="Times New Roman" w:eastAsia="Times New Roman" w:hAnsi="Times New Roman" w:cs="Times New Roman"/>
          <w:bCs/>
          <w:i/>
          <w:sz w:val="20"/>
          <w:szCs w:val="20"/>
        </w:rPr>
        <w:t>Abstract</w:t>
      </w:r>
      <w:r w:rsidR="00836149" w:rsidRPr="00836149">
        <w:rPr>
          <w:rFonts w:ascii="Times New Roman" w:eastAsia="Times New Roman" w:hAnsi="Times New Roman" w:cs="Times New Roman"/>
          <w:bCs/>
          <w:i/>
          <w:sz w:val="20"/>
          <w:szCs w:val="20"/>
        </w:rPr>
        <w:t xml:space="preserve">: </w:t>
      </w:r>
      <w:r w:rsidRPr="00836149">
        <w:rPr>
          <w:rFonts w:ascii="Times New Roman" w:eastAsia="Times New Roman" w:hAnsi="Times New Roman" w:cs="Times New Roman"/>
          <w:bCs/>
          <w:i/>
          <w:sz w:val="20"/>
          <w:szCs w:val="20"/>
        </w:rPr>
        <w:t xml:space="preserve">Within the Tor network, we compared the Finnish, </w:t>
      </w:r>
      <w:proofErr w:type="gramStart"/>
      <w:r w:rsidRPr="00836149">
        <w:rPr>
          <w:rFonts w:ascii="Times New Roman" w:eastAsia="Times New Roman" w:hAnsi="Times New Roman" w:cs="Times New Roman"/>
          <w:bCs/>
          <w:i/>
          <w:sz w:val="20"/>
          <w:szCs w:val="20"/>
        </w:rPr>
        <w:t>English</w:t>
      </w:r>
      <w:proofErr w:type="gramEnd"/>
      <w:r w:rsidRPr="00836149">
        <w:rPr>
          <w:rFonts w:ascii="Times New Roman" w:eastAsia="Times New Roman" w:hAnsi="Times New Roman" w:cs="Times New Roman"/>
          <w:bCs/>
          <w:i/>
          <w:sz w:val="20"/>
          <w:szCs w:val="20"/>
        </w:rPr>
        <w:t xml:space="preserve"> and Polish drug trade. To accomplish this, we selected three new and active </w:t>
      </w:r>
      <w:commentRangeStart w:id="4"/>
      <w:r w:rsidRPr="00836149">
        <w:rPr>
          <w:rFonts w:ascii="Times New Roman" w:eastAsia="Times New Roman" w:hAnsi="Times New Roman" w:cs="Times New Roman"/>
          <w:bCs/>
          <w:i/>
          <w:sz w:val="20"/>
          <w:szCs w:val="20"/>
        </w:rPr>
        <w:t>onion sites.</w:t>
      </w:r>
      <w:commentRangeEnd w:id="4"/>
      <w:r w:rsidRPr="00836149">
        <w:rPr>
          <w:bCs/>
          <w:i/>
        </w:rPr>
        <w:commentReference w:id="4"/>
      </w:r>
      <w:r w:rsidRPr="00836149">
        <w:rPr>
          <w:rFonts w:ascii="Times New Roman" w:eastAsia="Times New Roman" w:hAnsi="Times New Roman" w:cs="Times New Roman"/>
          <w:bCs/>
          <w:i/>
          <w:sz w:val="20"/>
          <w:szCs w:val="20"/>
        </w:rPr>
        <w:t xml:space="preserve"> A Finnish site within the Tor network offers an anonymous chat, “</w:t>
      </w:r>
      <w:proofErr w:type="spellStart"/>
      <w:proofErr w:type="gramStart"/>
      <w:r w:rsidRPr="00836149">
        <w:rPr>
          <w:rFonts w:ascii="Times New Roman" w:eastAsia="Times New Roman" w:hAnsi="Times New Roman" w:cs="Times New Roman"/>
          <w:bCs/>
          <w:i/>
          <w:sz w:val="20"/>
          <w:szCs w:val="20"/>
        </w:rPr>
        <w:t>Tsatti</w:t>
      </w:r>
      <w:proofErr w:type="spellEnd"/>
      <w:r w:rsidRPr="00836149">
        <w:rPr>
          <w:rFonts w:ascii="Times New Roman" w:eastAsia="Times New Roman" w:hAnsi="Times New Roman" w:cs="Times New Roman"/>
          <w:bCs/>
          <w:i/>
          <w:sz w:val="20"/>
          <w:szCs w:val="20"/>
        </w:rPr>
        <w:t>”[</w:t>
      </w:r>
      <w:proofErr w:type="gramEnd"/>
      <w:r w:rsidRPr="00836149">
        <w:rPr>
          <w:rFonts w:ascii="Times New Roman" w:eastAsia="Times New Roman" w:hAnsi="Times New Roman" w:cs="Times New Roman"/>
          <w:bCs/>
          <w:i/>
          <w:sz w:val="20"/>
          <w:szCs w:val="20"/>
        </w:rPr>
        <w:t>1], messenger and chat rooms for the biggest towns in Finland. Most of the messages are associated with the illicit drug trade. Similarly, the Polish forum website “</w:t>
      </w:r>
      <w:proofErr w:type="spellStart"/>
      <w:r w:rsidRPr="00836149">
        <w:rPr>
          <w:rFonts w:ascii="Times New Roman" w:eastAsia="Times New Roman" w:hAnsi="Times New Roman" w:cs="Times New Roman"/>
          <w:bCs/>
          <w:i/>
          <w:sz w:val="20"/>
          <w:szCs w:val="20"/>
        </w:rPr>
        <w:t>Cebulka</w:t>
      </w:r>
      <w:proofErr w:type="spellEnd"/>
      <w:r w:rsidRPr="00836149">
        <w:rPr>
          <w:rFonts w:ascii="Times New Roman" w:eastAsia="Times New Roman" w:hAnsi="Times New Roman" w:cs="Times New Roman"/>
          <w:bCs/>
          <w:i/>
          <w:sz w:val="20"/>
          <w:szCs w:val="20"/>
        </w:rPr>
        <w:t xml:space="preserve">” operates anonymously within Tor and facilitates drug </w:t>
      </w:r>
      <w:proofErr w:type="gramStart"/>
      <w:r w:rsidRPr="00836149">
        <w:rPr>
          <w:rFonts w:ascii="Times New Roman" w:eastAsia="Times New Roman" w:hAnsi="Times New Roman" w:cs="Times New Roman"/>
          <w:bCs/>
          <w:i/>
          <w:sz w:val="20"/>
          <w:szCs w:val="20"/>
        </w:rPr>
        <w:t>trafficking[</w:t>
      </w:r>
      <w:proofErr w:type="gramEnd"/>
      <w:r w:rsidRPr="00836149">
        <w:rPr>
          <w:rFonts w:ascii="Times New Roman" w:eastAsia="Times New Roman" w:hAnsi="Times New Roman" w:cs="Times New Roman"/>
          <w:bCs/>
          <w:i/>
          <w:sz w:val="20"/>
          <w:szCs w:val="20"/>
        </w:rPr>
        <w:t xml:space="preserve">2]. Established in 2021, “Nemesis” is a combination of a darknet market and a </w:t>
      </w:r>
      <w:proofErr w:type="gramStart"/>
      <w:r w:rsidRPr="00836149">
        <w:rPr>
          <w:rFonts w:ascii="Times New Roman" w:eastAsia="Times New Roman" w:hAnsi="Times New Roman" w:cs="Times New Roman"/>
          <w:bCs/>
          <w:i/>
          <w:sz w:val="20"/>
          <w:szCs w:val="20"/>
        </w:rPr>
        <w:t>forum[</w:t>
      </w:r>
      <w:proofErr w:type="gramEnd"/>
      <w:r w:rsidRPr="00836149">
        <w:rPr>
          <w:rFonts w:ascii="Times New Roman" w:eastAsia="Times New Roman" w:hAnsi="Times New Roman" w:cs="Times New Roman"/>
          <w:bCs/>
          <w:i/>
          <w:sz w:val="20"/>
          <w:szCs w:val="20"/>
        </w:rPr>
        <w:t>3]; in addition, the products are displayed publicly and registration is not necessary. We employ datasets that web crawlers retrieve from these websites, develop criteria to evaluate the trade culture, and discover significant differences between the trade cultures</w:t>
      </w:r>
      <w:commentRangeStart w:id="5"/>
      <w:commentRangeStart w:id="6"/>
      <w:r w:rsidRPr="00836149">
        <w:rPr>
          <w:rFonts w:ascii="Times New Roman" w:eastAsia="Times New Roman" w:hAnsi="Times New Roman" w:cs="Times New Roman"/>
          <w:bCs/>
          <w:i/>
          <w:sz w:val="20"/>
          <w:szCs w:val="20"/>
        </w:rPr>
        <w:t>.</w:t>
      </w:r>
      <w:commentRangeEnd w:id="5"/>
      <w:r w:rsidRPr="00836149">
        <w:rPr>
          <w:bCs/>
          <w:i/>
        </w:rPr>
        <w:commentReference w:id="5"/>
      </w:r>
      <w:commentRangeEnd w:id="6"/>
      <w:r w:rsidR="00836149" w:rsidRPr="00836149">
        <w:rPr>
          <w:rStyle w:val="CommentReference"/>
          <w:bCs/>
          <w:i/>
        </w:rPr>
        <w:commentReference w:id="6"/>
      </w:r>
    </w:p>
    <w:p w14:paraId="5041F857" w14:textId="77777777" w:rsidR="00332A2B" w:rsidRDefault="00332A2B" w:rsidP="003A14CF">
      <w:pPr>
        <w:rPr>
          <w:rFonts w:ascii="Times New Roman" w:eastAsia="Times New Roman" w:hAnsi="Times New Roman" w:cs="Times New Roman"/>
          <w:sz w:val="20"/>
          <w:szCs w:val="20"/>
        </w:rPr>
      </w:pPr>
    </w:p>
    <w:p w14:paraId="0DE0FEF9" w14:textId="77777777" w:rsidR="00332A2B" w:rsidRDefault="00000000" w:rsidP="003A14C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Keywords: </w:t>
      </w:r>
      <w:commentRangeStart w:id="7"/>
      <w:r>
        <w:rPr>
          <w:rFonts w:ascii="Times New Roman" w:eastAsia="Times New Roman" w:hAnsi="Times New Roman" w:cs="Times New Roman"/>
          <w:sz w:val="20"/>
          <w:szCs w:val="20"/>
        </w:rPr>
        <w:t>Illegal drugs; Tor; Anonymous trade; Culture</w:t>
      </w:r>
      <w:commentRangeEnd w:id="7"/>
      <w:r w:rsidR="00836149">
        <w:rPr>
          <w:rStyle w:val="CommentReference"/>
        </w:rPr>
        <w:commentReference w:id="7"/>
      </w:r>
    </w:p>
    <w:bookmarkEnd w:id="1"/>
    <w:p w14:paraId="0BA24704" w14:textId="77777777" w:rsidR="00332A2B" w:rsidRDefault="00332A2B" w:rsidP="003A14CF">
      <w:pPr>
        <w:rPr>
          <w:rFonts w:ascii="Times New Roman" w:eastAsia="Times New Roman" w:hAnsi="Times New Roman" w:cs="Times New Roman"/>
          <w:b/>
          <w:sz w:val="20"/>
          <w:szCs w:val="20"/>
        </w:rPr>
      </w:pPr>
    </w:p>
    <w:p w14:paraId="228EA6E2" w14:textId="77777777" w:rsidR="00836149" w:rsidRDefault="00836149" w:rsidP="003A14CF">
      <w:pPr>
        <w:rPr>
          <w:rFonts w:ascii="Times New Roman" w:eastAsia="Times New Roman" w:hAnsi="Times New Roman" w:cs="Times New Roman"/>
          <w:sz w:val="24"/>
          <w:szCs w:val="24"/>
        </w:rPr>
      </w:pPr>
    </w:p>
    <w:p w14:paraId="6B8B0C8A" w14:textId="29C91746" w:rsidR="00332A2B" w:rsidRPr="00836149" w:rsidRDefault="00836149" w:rsidP="003A14CF">
      <w:pPr>
        <w:rPr>
          <w:rFonts w:ascii="Times New Roman" w:eastAsia="Times New Roman" w:hAnsi="Times New Roman" w:cs="Times New Roman"/>
          <w:b/>
          <w:bCs/>
          <w:sz w:val="24"/>
          <w:szCs w:val="24"/>
        </w:rPr>
      </w:pPr>
      <w:r w:rsidRPr="00836149">
        <w:rPr>
          <w:rFonts w:ascii="Times New Roman" w:eastAsia="Times New Roman" w:hAnsi="Times New Roman" w:cs="Times New Roman"/>
          <w:b/>
          <w:bCs/>
          <w:sz w:val="24"/>
          <w:szCs w:val="24"/>
        </w:rPr>
        <w:t>Introduction</w:t>
      </w:r>
    </w:p>
    <w:p w14:paraId="431E9E9F" w14:textId="77777777" w:rsidR="00836149" w:rsidRDefault="00836149" w:rsidP="003A14CF">
      <w:pPr>
        <w:rPr>
          <w:rFonts w:ascii="Times New Roman" w:eastAsia="Times New Roman" w:hAnsi="Times New Roman" w:cs="Times New Roman"/>
          <w:sz w:val="24"/>
          <w:szCs w:val="24"/>
        </w:rPr>
      </w:pPr>
    </w:p>
    <w:p w14:paraId="74246E00" w14:textId="77777777" w:rsidR="00836149" w:rsidRDefault="00000000" w:rsidP="003A14C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This article examines,</w:t>
      </w:r>
      <w:r w:rsidR="0083614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with examples from three countries, </w:t>
      </w:r>
      <w:commentRangeStart w:id="8"/>
      <w:r>
        <w:rPr>
          <w:rFonts w:ascii="Times New Roman" w:eastAsia="Times New Roman" w:hAnsi="Times New Roman" w:cs="Times New Roman"/>
          <w:color w:val="FF0000"/>
          <w:sz w:val="24"/>
          <w:szCs w:val="24"/>
        </w:rPr>
        <w:t>localized differences in online drug trading</w:t>
      </w:r>
      <w:commentRangeEnd w:id="8"/>
      <w:r w:rsidR="00836149">
        <w:rPr>
          <w:rStyle w:val="CommentReference"/>
        </w:rPr>
        <w:commentReference w:id="8"/>
      </w:r>
      <w:r>
        <w:rPr>
          <w:rFonts w:ascii="Times New Roman" w:eastAsia="Times New Roman" w:hAnsi="Times New Roman" w:cs="Times New Roman"/>
          <w:color w:val="FF0000"/>
          <w:sz w:val="24"/>
          <w:szCs w:val="24"/>
        </w:rPr>
        <w:t xml:space="preserve">. Until recently, research on the topic has </w:t>
      </w:r>
      <w:del w:id="9" w:author="Piotr Siuda" w:date="2023-09-18T20:52:00Z">
        <w:r w:rsidDel="00836149">
          <w:rPr>
            <w:rFonts w:ascii="Times New Roman" w:eastAsia="Times New Roman" w:hAnsi="Times New Roman" w:cs="Times New Roman"/>
            <w:color w:val="FF0000"/>
            <w:sz w:val="24"/>
            <w:szCs w:val="24"/>
          </w:rPr>
          <w:delText>largely focused</w:delText>
        </w:r>
      </w:del>
      <w:ins w:id="10" w:author="Piotr Siuda" w:date="2023-09-18T20:52:00Z">
        <w:r w:rsidR="00836149">
          <w:rPr>
            <w:rFonts w:ascii="Times New Roman" w:eastAsia="Times New Roman" w:hAnsi="Times New Roman" w:cs="Times New Roman"/>
            <w:color w:val="FF0000"/>
            <w:sz w:val="24"/>
            <w:szCs w:val="24"/>
          </w:rPr>
          <w:t>focused mainly</w:t>
        </w:r>
      </w:ins>
      <w:r>
        <w:rPr>
          <w:rFonts w:ascii="Times New Roman" w:eastAsia="Times New Roman" w:hAnsi="Times New Roman" w:cs="Times New Roman"/>
          <w:color w:val="FF0000"/>
          <w:sz w:val="24"/>
          <w:szCs w:val="24"/>
        </w:rPr>
        <w:t xml:space="preserve"> on </w:t>
      </w:r>
      <w:proofErr w:type="spellStart"/>
      <w:r>
        <w:rPr>
          <w:rFonts w:ascii="Times New Roman" w:eastAsia="Times New Roman" w:hAnsi="Times New Roman" w:cs="Times New Roman"/>
          <w:color w:val="FF0000"/>
          <w:sz w:val="24"/>
          <w:szCs w:val="24"/>
        </w:rPr>
        <w:t>cryptomarkets</w:t>
      </w:r>
      <w:proofErr w:type="spellEnd"/>
      <w:r>
        <w:rPr>
          <w:rFonts w:ascii="Times New Roman" w:eastAsia="Times New Roman" w:hAnsi="Times New Roman" w:cs="Times New Roman"/>
          <w:color w:val="FF0000"/>
          <w:sz w:val="24"/>
          <w:szCs w:val="24"/>
        </w:rPr>
        <w:t xml:space="preserve">, from which people pseudo-anonymously order illegal narcotics (e.g., REF). Those sites, while prominent, have been only one part of the larger picture (REF). Using multiple method analyses, this article demonstrates that local drug culture, differences in site access, and drug availability all have significant influence </w:t>
      </w:r>
      <w:del w:id="11" w:author="Piotr Siuda" w:date="2023-09-18T20:53:00Z">
        <w:r w:rsidDel="00836149">
          <w:rPr>
            <w:rFonts w:ascii="Times New Roman" w:eastAsia="Times New Roman" w:hAnsi="Times New Roman" w:cs="Times New Roman"/>
            <w:color w:val="FF0000"/>
            <w:sz w:val="24"/>
            <w:szCs w:val="24"/>
          </w:rPr>
          <w:delText xml:space="preserve">in </w:delText>
        </w:r>
      </w:del>
      <w:ins w:id="12" w:author="Piotr Siuda" w:date="2023-09-18T20:53:00Z">
        <w:r w:rsidR="00836149">
          <w:rPr>
            <w:rFonts w:ascii="Times New Roman" w:eastAsia="Times New Roman" w:hAnsi="Times New Roman" w:cs="Times New Roman"/>
            <w:color w:val="FF0000"/>
            <w:sz w:val="24"/>
            <w:szCs w:val="24"/>
          </w:rPr>
          <w:t xml:space="preserve">on </w:t>
        </w:r>
      </w:ins>
      <w:r>
        <w:rPr>
          <w:rFonts w:ascii="Times New Roman" w:eastAsia="Times New Roman" w:hAnsi="Times New Roman" w:cs="Times New Roman"/>
          <w:color w:val="FF0000"/>
          <w:sz w:val="24"/>
          <w:szCs w:val="24"/>
        </w:rPr>
        <w:t xml:space="preserve">how trading is conducted. These differences call for new, broader variance in </w:t>
      </w:r>
      <w:del w:id="13" w:author="Piotr Siuda" w:date="2023-09-18T20:53:00Z">
        <w:r w:rsidDel="00836149">
          <w:rPr>
            <w:rFonts w:ascii="Times New Roman" w:eastAsia="Times New Roman" w:hAnsi="Times New Roman" w:cs="Times New Roman"/>
            <w:color w:val="FF0000"/>
            <w:sz w:val="24"/>
            <w:szCs w:val="24"/>
          </w:rPr>
          <w:delText xml:space="preserve">also </w:delText>
        </w:r>
      </w:del>
      <w:r>
        <w:rPr>
          <w:rFonts w:ascii="Times New Roman" w:eastAsia="Times New Roman" w:hAnsi="Times New Roman" w:cs="Times New Roman"/>
          <w:color w:val="FF0000"/>
          <w:sz w:val="24"/>
          <w:szCs w:val="24"/>
        </w:rPr>
        <w:t xml:space="preserve">the study of drug trading. Our goal here is to provide a research agenda for that purpose, as well as present examples of tools through which new relevant </w:t>
      </w:r>
      <w:del w:id="14" w:author="Piotr Siuda" w:date="2023-09-18T20:53:00Z">
        <w:r w:rsidDel="00836149">
          <w:rPr>
            <w:rFonts w:ascii="Times New Roman" w:eastAsia="Times New Roman" w:hAnsi="Times New Roman" w:cs="Times New Roman"/>
            <w:color w:val="FF0000"/>
            <w:sz w:val="24"/>
            <w:szCs w:val="24"/>
          </w:rPr>
          <w:delText xml:space="preserve">date </w:delText>
        </w:r>
      </w:del>
      <w:ins w:id="15" w:author="Piotr Siuda" w:date="2023-09-18T20:53:00Z">
        <w:r w:rsidR="00836149">
          <w:rPr>
            <w:rFonts w:ascii="Times New Roman" w:eastAsia="Times New Roman" w:hAnsi="Times New Roman" w:cs="Times New Roman"/>
            <w:color w:val="FF0000"/>
            <w:sz w:val="24"/>
            <w:szCs w:val="24"/>
          </w:rPr>
          <w:t xml:space="preserve">data </w:t>
        </w:r>
      </w:ins>
      <w:r>
        <w:rPr>
          <w:rFonts w:ascii="Times New Roman" w:eastAsia="Times New Roman" w:hAnsi="Times New Roman" w:cs="Times New Roman"/>
          <w:color w:val="FF0000"/>
          <w:sz w:val="24"/>
          <w:szCs w:val="24"/>
        </w:rPr>
        <w:t>on the topic can be found.</w:t>
      </w:r>
    </w:p>
    <w:p w14:paraId="025C34B6" w14:textId="77777777" w:rsidR="00836149" w:rsidRDefault="00836149" w:rsidP="003A14CF">
      <w:pPr>
        <w:rPr>
          <w:rFonts w:ascii="Times New Roman" w:eastAsia="Times New Roman" w:hAnsi="Times New Roman" w:cs="Times New Roman"/>
          <w:color w:val="FF0000"/>
          <w:sz w:val="24"/>
          <w:szCs w:val="24"/>
        </w:rPr>
      </w:pPr>
    </w:p>
    <w:p w14:paraId="0676C42C" w14:textId="349CE725"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drug markets in Tor are studied </w:t>
      </w:r>
      <w:commentRangeStart w:id="16"/>
      <w:r>
        <w:rPr>
          <w:rFonts w:ascii="Times New Roman" w:eastAsia="Times New Roman" w:hAnsi="Times New Roman" w:cs="Times New Roman"/>
          <w:sz w:val="24"/>
          <w:szCs w:val="24"/>
        </w:rPr>
        <w:t>and related literature analyses X and Y,</w:t>
      </w:r>
      <w:commentRangeEnd w:id="16"/>
      <w:r>
        <w:commentReference w:id="16"/>
      </w:r>
      <w:r>
        <w:rPr>
          <w:rFonts w:ascii="Times New Roman" w:eastAsia="Times New Roman" w:hAnsi="Times New Roman" w:cs="Times New Roman"/>
          <w:sz w:val="24"/>
          <w:szCs w:val="24"/>
        </w:rPr>
        <w:t xml:space="preserve"> there is no </w:t>
      </w:r>
      <w:commentRangeStart w:id="17"/>
      <w:r>
        <w:rPr>
          <w:rFonts w:ascii="Times New Roman" w:eastAsia="Times New Roman" w:hAnsi="Times New Roman" w:cs="Times New Roman"/>
          <w:sz w:val="24"/>
          <w:szCs w:val="24"/>
        </w:rPr>
        <w:t xml:space="preserve">foundational research to compare drug trading amongst national cultures. </w:t>
      </w:r>
      <w:commentRangeEnd w:id="17"/>
      <w:r>
        <w:commentReference w:id="17"/>
      </w:r>
      <w:r>
        <w:rPr>
          <w:rFonts w:ascii="Times New Roman" w:eastAsia="Times New Roman" w:hAnsi="Times New Roman" w:cs="Times New Roman"/>
          <w:sz w:val="24"/>
          <w:szCs w:val="24"/>
        </w:rPr>
        <w:t>Additionally, past studies, like ABC did not publish data or exact methodology to compare drug trade cultures. We fill this research gap and propose the following research questions:</w:t>
      </w:r>
    </w:p>
    <w:p w14:paraId="0DA13F4E" w14:textId="77777777" w:rsidR="00836149" w:rsidRPr="00836149" w:rsidRDefault="00836149" w:rsidP="003A14CF">
      <w:pPr>
        <w:rPr>
          <w:rFonts w:ascii="Times New Roman" w:eastAsia="Times New Roman" w:hAnsi="Times New Roman" w:cs="Times New Roman"/>
          <w:color w:val="FF0000"/>
          <w:sz w:val="24"/>
          <w:szCs w:val="24"/>
        </w:rPr>
      </w:pPr>
    </w:p>
    <w:p w14:paraId="15508DD9" w14:textId="77777777"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RQ1: How to compare drug trade cultures systematically, and what factors to measure?</w:t>
      </w:r>
    </w:p>
    <w:p w14:paraId="4E5E8AB5" w14:textId="77777777" w:rsidR="00332A2B" w:rsidRDefault="00000000" w:rsidP="003A14CF">
      <w:pPr>
        <w:rPr>
          <w:rFonts w:ascii="Times New Roman" w:eastAsia="Times New Roman" w:hAnsi="Times New Roman" w:cs="Times New Roman"/>
          <w:sz w:val="24"/>
          <w:szCs w:val="24"/>
        </w:rPr>
      </w:pPr>
      <w:commentRangeStart w:id="18"/>
      <w:commentRangeStart w:id="19"/>
      <w:r>
        <w:rPr>
          <w:rFonts w:ascii="Times New Roman" w:eastAsia="Times New Roman" w:hAnsi="Times New Roman" w:cs="Times New Roman"/>
          <w:sz w:val="24"/>
          <w:szCs w:val="24"/>
        </w:rPr>
        <w:t>RQ2: How do the Polish, Finnish, and English markets appear using these variables?</w:t>
      </w:r>
      <w:commentRangeEnd w:id="18"/>
      <w:r>
        <w:commentReference w:id="18"/>
      </w:r>
      <w:commentRangeEnd w:id="19"/>
      <w:r>
        <w:commentReference w:id="19"/>
      </w:r>
    </w:p>
    <w:p w14:paraId="33D20FD6" w14:textId="0BBC2E56"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RQ3: What are the most significant distinctions between these drug trade cultures</w:t>
      </w:r>
      <w:r>
        <w:rPr>
          <w:rFonts w:ascii="Times New Roman" w:eastAsia="Times New Roman" w:hAnsi="Times New Roman" w:cs="Times New Roman"/>
          <w:color w:val="FF0000"/>
          <w:sz w:val="24"/>
          <w:szCs w:val="24"/>
        </w:rPr>
        <w:t>, and what are the implications of those distinctions for further research</w:t>
      </w:r>
      <w:r>
        <w:rPr>
          <w:rFonts w:ascii="Times New Roman" w:eastAsia="Times New Roman" w:hAnsi="Times New Roman" w:cs="Times New Roman"/>
          <w:sz w:val="24"/>
          <w:szCs w:val="24"/>
        </w:rPr>
        <w:t>?</w:t>
      </w:r>
    </w:p>
    <w:p w14:paraId="357F6B40" w14:textId="77777777" w:rsidR="009B1C23" w:rsidRDefault="009B1C23" w:rsidP="003A14CF">
      <w:pPr>
        <w:rPr>
          <w:rFonts w:ascii="Times New Roman" w:eastAsia="Times New Roman" w:hAnsi="Times New Roman" w:cs="Times New Roman"/>
          <w:sz w:val="24"/>
          <w:szCs w:val="24"/>
        </w:rPr>
      </w:pPr>
    </w:p>
    <w:p w14:paraId="2F0C8D11" w14:textId="77777777" w:rsidR="00DB2894" w:rsidRDefault="00DB2894" w:rsidP="00DB2894">
      <w:pPr>
        <w:spacing w:line="240" w:lineRule="auto"/>
        <w:rPr>
          <w:rFonts w:ascii="Times New Roman" w:hAnsi="Times New Roman" w:cs="Times New Roman"/>
          <w:b/>
          <w:bCs/>
          <w:color w:val="00B050"/>
          <w:sz w:val="24"/>
          <w:szCs w:val="24"/>
          <w:lang w:val="en-US"/>
        </w:rPr>
      </w:pPr>
      <w:commentRangeStart w:id="20"/>
      <w:proofErr w:type="spellStart"/>
      <w:r w:rsidRPr="002423ED">
        <w:rPr>
          <w:rFonts w:ascii="Times New Roman" w:hAnsi="Times New Roman" w:cs="Times New Roman"/>
          <w:b/>
          <w:bCs/>
          <w:i/>
          <w:iCs/>
          <w:color w:val="00B050"/>
          <w:sz w:val="24"/>
          <w:szCs w:val="24"/>
          <w:lang w:val="en-US"/>
        </w:rPr>
        <w:lastRenderedPageBreak/>
        <w:t>Cebulka</w:t>
      </w:r>
      <w:proofErr w:type="spellEnd"/>
      <w:r w:rsidRPr="002423ED">
        <w:rPr>
          <w:rFonts w:ascii="Times New Roman" w:hAnsi="Times New Roman" w:cs="Times New Roman"/>
          <w:b/>
          <w:bCs/>
          <w:color w:val="00B050"/>
          <w:sz w:val="24"/>
          <w:szCs w:val="24"/>
          <w:lang w:val="en-US"/>
        </w:rPr>
        <w:t>: a short description</w:t>
      </w:r>
      <w:commentRangeEnd w:id="20"/>
      <w:r w:rsidRPr="002423ED">
        <w:rPr>
          <w:rStyle w:val="CommentReference"/>
          <w:color w:val="00B050"/>
        </w:rPr>
        <w:commentReference w:id="20"/>
      </w:r>
    </w:p>
    <w:p w14:paraId="2A84F87A" w14:textId="77777777" w:rsidR="00DB2894" w:rsidRPr="002423ED" w:rsidRDefault="00DB2894" w:rsidP="00DB2894">
      <w:pPr>
        <w:spacing w:line="240" w:lineRule="auto"/>
        <w:rPr>
          <w:rFonts w:ascii="Times New Roman" w:hAnsi="Times New Roman" w:cs="Times New Roman"/>
          <w:b/>
          <w:bCs/>
          <w:color w:val="00B050"/>
          <w:sz w:val="24"/>
          <w:szCs w:val="24"/>
          <w:lang w:val="en-US"/>
        </w:rPr>
      </w:pPr>
    </w:p>
    <w:p w14:paraId="0F8C919B" w14:textId="77777777" w:rsidR="00DB2894" w:rsidRPr="002423ED" w:rsidRDefault="00DB2894" w:rsidP="00DB2894">
      <w:pPr>
        <w:spacing w:line="240" w:lineRule="auto"/>
        <w:rPr>
          <w:rFonts w:ascii="Times New Roman" w:hAnsi="Times New Roman" w:cs="Times New Roman"/>
          <w:color w:val="00B050"/>
          <w:sz w:val="24"/>
          <w:szCs w:val="24"/>
          <w:lang w:val="en-US"/>
        </w:rPr>
      </w:pPr>
      <w:r w:rsidRPr="002423ED">
        <w:rPr>
          <w:rFonts w:ascii="Times New Roman" w:hAnsi="Times New Roman" w:cs="Times New Roman"/>
          <w:color w:val="00B050"/>
          <w:sz w:val="24"/>
          <w:szCs w:val="24"/>
          <w:lang w:val="en-US"/>
        </w:rPr>
        <w:t xml:space="preserve">According to the information from </w:t>
      </w:r>
      <w:proofErr w:type="spellStart"/>
      <w:r w:rsidRPr="002423ED">
        <w:rPr>
          <w:rFonts w:ascii="Times New Roman" w:hAnsi="Times New Roman" w:cs="Times New Roman"/>
          <w:i/>
          <w:iCs/>
          <w:color w:val="00B050"/>
          <w:sz w:val="24"/>
          <w:szCs w:val="24"/>
          <w:lang w:val="en-US"/>
        </w:rPr>
        <w:t>Cebulka</w:t>
      </w:r>
      <w:proofErr w:type="spellEnd"/>
      <w:r w:rsidRPr="002423ED">
        <w:rPr>
          <w:rFonts w:ascii="Times New Roman" w:hAnsi="Times New Roman" w:cs="Times New Roman"/>
          <w:color w:val="00B050"/>
          <w:sz w:val="24"/>
          <w:szCs w:val="24"/>
          <w:lang w:val="en-US"/>
        </w:rPr>
        <w:t xml:space="preserve">, the site has operated since 2013 as the successor of the now-defunct </w:t>
      </w:r>
      <w:r w:rsidRPr="002423ED">
        <w:rPr>
          <w:rFonts w:ascii="Times New Roman" w:hAnsi="Times New Roman" w:cs="Times New Roman"/>
          <w:i/>
          <w:iCs/>
          <w:color w:val="00B050"/>
          <w:sz w:val="24"/>
          <w:szCs w:val="24"/>
          <w:lang w:val="en-US"/>
        </w:rPr>
        <w:t xml:space="preserve">Polish Board &amp; </w:t>
      </w:r>
      <w:proofErr w:type="gramStart"/>
      <w:r w:rsidRPr="002423ED">
        <w:rPr>
          <w:rFonts w:ascii="Times New Roman" w:hAnsi="Times New Roman" w:cs="Times New Roman"/>
          <w:i/>
          <w:iCs/>
          <w:color w:val="00B050"/>
          <w:sz w:val="24"/>
          <w:szCs w:val="24"/>
          <w:lang w:val="en-US"/>
        </w:rPr>
        <w:t>Market</w:t>
      </w:r>
      <w:r w:rsidRPr="002423ED">
        <w:rPr>
          <w:rFonts w:ascii="Times New Roman" w:hAnsi="Times New Roman" w:cs="Times New Roman"/>
          <w:color w:val="00B050"/>
          <w:sz w:val="24"/>
          <w:szCs w:val="24"/>
          <w:lang w:val="en-US"/>
        </w:rPr>
        <w:t>, and</w:t>
      </w:r>
      <w:proofErr w:type="gramEnd"/>
      <w:r w:rsidRPr="002423ED">
        <w:rPr>
          <w:rFonts w:ascii="Times New Roman" w:hAnsi="Times New Roman" w:cs="Times New Roman"/>
          <w:color w:val="00B050"/>
          <w:sz w:val="24"/>
          <w:szCs w:val="24"/>
          <w:lang w:val="en-US"/>
        </w:rPr>
        <w:t xml:space="preserve"> survived the closure of other Polish dark web markets, i.e., </w:t>
      </w:r>
      <w:proofErr w:type="spellStart"/>
      <w:r w:rsidRPr="002423ED">
        <w:rPr>
          <w:rFonts w:ascii="Times New Roman" w:hAnsi="Times New Roman" w:cs="Times New Roman"/>
          <w:i/>
          <w:iCs/>
          <w:color w:val="00B050"/>
          <w:sz w:val="24"/>
          <w:szCs w:val="24"/>
          <w:lang w:val="en-US"/>
        </w:rPr>
        <w:t>Poligamy</w:t>
      </w:r>
      <w:proofErr w:type="spellEnd"/>
      <w:r w:rsidRPr="002423ED">
        <w:rPr>
          <w:rFonts w:ascii="Times New Roman" w:hAnsi="Times New Roman" w:cs="Times New Roman"/>
          <w:color w:val="00B050"/>
          <w:sz w:val="24"/>
          <w:szCs w:val="24"/>
          <w:lang w:val="en-US"/>
        </w:rPr>
        <w:t xml:space="preserve">, </w:t>
      </w:r>
      <w:r w:rsidRPr="002423ED">
        <w:rPr>
          <w:rFonts w:ascii="Times New Roman" w:hAnsi="Times New Roman" w:cs="Times New Roman"/>
          <w:i/>
          <w:iCs/>
          <w:color w:val="00B050"/>
          <w:sz w:val="24"/>
          <w:szCs w:val="24"/>
          <w:lang w:val="en-US"/>
        </w:rPr>
        <w:t>Polish Onion Palace,</w:t>
      </w:r>
      <w:r w:rsidRPr="002423ED">
        <w:rPr>
          <w:rFonts w:ascii="Times New Roman" w:hAnsi="Times New Roman" w:cs="Times New Roman"/>
          <w:color w:val="00B050"/>
          <w:sz w:val="24"/>
          <w:szCs w:val="24"/>
          <w:lang w:val="en-US"/>
        </w:rPr>
        <w:t xml:space="preserve"> and </w:t>
      </w:r>
      <w:proofErr w:type="spellStart"/>
      <w:r w:rsidRPr="002423ED">
        <w:rPr>
          <w:rFonts w:ascii="Times New Roman" w:hAnsi="Times New Roman" w:cs="Times New Roman"/>
          <w:i/>
          <w:iCs/>
          <w:color w:val="00B050"/>
          <w:sz w:val="24"/>
          <w:szCs w:val="24"/>
          <w:lang w:val="en-US"/>
        </w:rPr>
        <w:t>ToRepublic</w:t>
      </w:r>
      <w:proofErr w:type="spellEnd"/>
      <w:r w:rsidRPr="002423ED">
        <w:rPr>
          <w:rFonts w:ascii="Times New Roman" w:hAnsi="Times New Roman" w:cs="Times New Roman"/>
          <w:color w:val="00B050"/>
          <w:sz w:val="24"/>
          <w:szCs w:val="24"/>
          <w:lang w:val="en-US"/>
        </w:rPr>
        <w:t xml:space="preserve">. Initially, the site was not moderated, but in 2016 PGP keys and Escrow were introduced. For </w:t>
      </w:r>
      <w:proofErr w:type="spellStart"/>
      <w:r w:rsidRPr="002423ED">
        <w:rPr>
          <w:rFonts w:ascii="Times New Roman" w:hAnsi="Times New Roman" w:cs="Times New Roman"/>
          <w:color w:val="00B050"/>
          <w:sz w:val="24"/>
          <w:szCs w:val="24"/>
          <w:lang w:val="en-US"/>
        </w:rPr>
        <w:t>Cebulka</w:t>
      </w:r>
      <w:proofErr w:type="spellEnd"/>
      <w:r w:rsidRPr="002423ED">
        <w:rPr>
          <w:rFonts w:ascii="Times New Roman" w:hAnsi="Times New Roman" w:cs="Times New Roman"/>
          <w:color w:val="00B050"/>
          <w:sz w:val="24"/>
          <w:szCs w:val="24"/>
          <w:lang w:val="en-US"/>
        </w:rPr>
        <w:t xml:space="preserve">, it is essential to distinguish posts/threads from offers. </w:t>
      </w:r>
      <w:proofErr w:type="spellStart"/>
      <w:r w:rsidRPr="002423ED">
        <w:rPr>
          <w:rFonts w:ascii="Times New Roman" w:hAnsi="Times New Roman" w:cs="Times New Roman"/>
          <w:color w:val="00B050"/>
          <w:sz w:val="24"/>
          <w:szCs w:val="24"/>
          <w:lang w:val="en-US"/>
        </w:rPr>
        <w:t>Cebulka</w:t>
      </w:r>
      <w:proofErr w:type="spellEnd"/>
      <w:r w:rsidRPr="002423ED">
        <w:rPr>
          <w:rFonts w:ascii="Times New Roman" w:hAnsi="Times New Roman" w:cs="Times New Roman"/>
          <w:color w:val="00B050"/>
          <w:sz w:val="24"/>
          <w:szCs w:val="24"/>
          <w:lang w:val="en-US"/>
        </w:rPr>
        <w:t xml:space="preserve"> is a board/forum with threads open by vendors, and a given vendor may use several posts to sell different kinds of drugs or use only one thread for all types. In case the given post is about many offers, the comments below either refer to all of them (positive or negative experience with a vendor as such) or a particular substance bought. There are no indications about the regions of Poland where the sellers operate, nor is there any information on whether they sell to </w:t>
      </w:r>
      <w:proofErr w:type="gramStart"/>
      <w:r w:rsidRPr="002423ED">
        <w:rPr>
          <w:rFonts w:ascii="Times New Roman" w:hAnsi="Times New Roman" w:cs="Times New Roman"/>
          <w:color w:val="00B050"/>
          <w:sz w:val="24"/>
          <w:szCs w:val="24"/>
          <w:lang w:val="en-US"/>
        </w:rPr>
        <w:t>particular locations</w:t>
      </w:r>
      <w:proofErr w:type="gramEnd"/>
      <w:r w:rsidRPr="002423ED">
        <w:rPr>
          <w:rFonts w:ascii="Times New Roman" w:hAnsi="Times New Roman" w:cs="Times New Roman"/>
          <w:color w:val="00B050"/>
          <w:sz w:val="24"/>
          <w:szCs w:val="24"/>
          <w:lang w:val="en-US"/>
        </w:rPr>
        <w:t xml:space="preserve"> (e.g., particular cities). One may say this is a general Polish board, and the transaction may be successfully carried out regardless of buyer and seller location. As of August 31, 2023, there were 52,418 registered users. </w:t>
      </w:r>
    </w:p>
    <w:p w14:paraId="2996CC73" w14:textId="77777777" w:rsidR="00DB2894" w:rsidRDefault="00DB2894" w:rsidP="003A14CF">
      <w:pPr>
        <w:rPr>
          <w:rFonts w:ascii="Times New Roman" w:eastAsia="Times New Roman" w:hAnsi="Times New Roman" w:cs="Times New Roman"/>
          <w:sz w:val="24"/>
          <w:szCs w:val="24"/>
        </w:rPr>
      </w:pPr>
    </w:p>
    <w:p w14:paraId="5C46D0FE" w14:textId="77777777" w:rsidR="009B1C23" w:rsidRPr="00836149" w:rsidRDefault="009B1C23" w:rsidP="009B1C23">
      <w:pPr>
        <w:rPr>
          <w:rFonts w:ascii="Times New Roman" w:eastAsia="Times New Roman" w:hAnsi="Times New Roman" w:cs="Times New Roman"/>
          <w:b/>
          <w:bCs/>
          <w:sz w:val="24"/>
          <w:szCs w:val="24"/>
        </w:rPr>
      </w:pPr>
      <w:r w:rsidRPr="00836149">
        <w:rPr>
          <w:rFonts w:ascii="Times New Roman" w:eastAsia="Times New Roman" w:hAnsi="Times New Roman" w:cs="Times New Roman"/>
          <w:b/>
          <w:bCs/>
          <w:sz w:val="24"/>
          <w:szCs w:val="24"/>
        </w:rPr>
        <w:t>Data</w:t>
      </w:r>
    </w:p>
    <w:p w14:paraId="23CC8ECB" w14:textId="77777777" w:rsidR="009B1C23" w:rsidRDefault="009B1C23" w:rsidP="009B1C23">
      <w:pPr>
        <w:rPr>
          <w:rFonts w:ascii="Times New Roman" w:eastAsia="Times New Roman" w:hAnsi="Times New Roman" w:cs="Times New Roman"/>
          <w:sz w:val="24"/>
          <w:szCs w:val="24"/>
        </w:rPr>
      </w:pPr>
    </w:p>
    <w:p w14:paraId="798ED883"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i/>
          <w:sz w:val="24"/>
          <w:szCs w:val="24"/>
        </w:rPr>
        <w:t>English: Nemesis Market</w:t>
      </w:r>
    </w:p>
    <w:p w14:paraId="78150077" w14:textId="77777777" w:rsidR="009B1C23" w:rsidRDefault="00000000" w:rsidP="009B1C23">
      <w:pPr>
        <w:rPr>
          <w:rFonts w:ascii="Times New Roman" w:eastAsia="Times New Roman" w:hAnsi="Times New Roman" w:cs="Times New Roman"/>
          <w:sz w:val="24"/>
          <w:szCs w:val="24"/>
        </w:rPr>
      </w:pPr>
      <w:hyperlink r:id="rId18">
        <w:r w:rsidR="009B1C23">
          <w:rPr>
            <w:rFonts w:ascii="Times New Roman" w:eastAsia="Times New Roman" w:hAnsi="Times New Roman" w:cs="Times New Roman"/>
            <w:color w:val="1155CC"/>
            <w:sz w:val="24"/>
            <w:szCs w:val="24"/>
            <w:u w:val="single"/>
          </w:rPr>
          <w:t>http://nemesis555nchzn2dogee6mlc7xxgeeshqirmh3yzn4lo5cnd4s5a4yd.onion/</w:t>
        </w:r>
      </w:hyperlink>
      <w:r w:rsidR="009B1C23">
        <w:rPr>
          <w:rFonts w:ascii="Times New Roman" w:eastAsia="Times New Roman" w:hAnsi="Times New Roman" w:cs="Times New Roman"/>
          <w:sz w:val="24"/>
          <w:szCs w:val="24"/>
        </w:rPr>
        <w:t xml:space="preserve"> “Nemesis'” Market offers illegal products. Data consists of 1,334 pages. </w:t>
      </w:r>
      <w:commentRangeStart w:id="21"/>
      <w:r w:rsidR="009B1C23">
        <w:rPr>
          <w:rFonts w:ascii="Times New Roman" w:eastAsia="Times New Roman" w:hAnsi="Times New Roman" w:cs="Times New Roman"/>
          <w:sz w:val="24"/>
          <w:szCs w:val="24"/>
        </w:rPr>
        <w:t>We</w:t>
      </w:r>
      <w:commentRangeEnd w:id="21"/>
      <w:r w:rsidR="00016B9E">
        <w:rPr>
          <w:rStyle w:val="CommentReference"/>
        </w:rPr>
        <w:commentReference w:id="21"/>
      </w:r>
      <w:r w:rsidR="009B1C23">
        <w:rPr>
          <w:rFonts w:ascii="Times New Roman" w:eastAsia="Times New Roman" w:hAnsi="Times New Roman" w:cs="Times New Roman"/>
          <w:sz w:val="24"/>
          <w:szCs w:val="24"/>
        </w:rPr>
        <w:t xml:space="preserve"> collected these pages in December 2023. One page represents one selling advertisement message in this case.</w:t>
      </w:r>
    </w:p>
    <w:p w14:paraId="58BFBE34" w14:textId="77777777" w:rsidR="009B1C23" w:rsidRDefault="009B1C23" w:rsidP="009B1C23">
      <w:pPr>
        <w:rPr>
          <w:rFonts w:ascii="Times New Roman" w:eastAsia="Times New Roman" w:hAnsi="Times New Roman" w:cs="Times New Roman"/>
          <w:sz w:val="24"/>
          <w:szCs w:val="24"/>
        </w:rPr>
      </w:pPr>
    </w:p>
    <w:p w14:paraId="7F0569CC" w14:textId="54B5E263" w:rsidR="009B1C23" w:rsidRDefault="009B1C23" w:rsidP="009B1C23">
      <w:pPr>
        <w:rPr>
          <w:color w:val="000000"/>
        </w:rPr>
      </w:pPr>
      <w:r>
        <w:rPr>
          <w:rFonts w:ascii="Times New Roman" w:eastAsia="Times New Roman" w:hAnsi="Times New Roman" w:cs="Times New Roman"/>
          <w:i/>
          <w:sz w:val="24"/>
          <w:szCs w:val="24"/>
        </w:rPr>
        <w:t xml:space="preserve">Polish: </w:t>
      </w:r>
      <w:proofErr w:type="spellStart"/>
      <w:r>
        <w:rPr>
          <w:rFonts w:ascii="Times New Roman" w:eastAsia="Times New Roman" w:hAnsi="Times New Roman" w:cs="Times New Roman"/>
          <w:i/>
          <w:sz w:val="24"/>
          <w:szCs w:val="24"/>
        </w:rPr>
        <w:t>Cebulka</w:t>
      </w:r>
      <w:proofErr w:type="spellEnd"/>
      <w:r>
        <w:rPr>
          <w:rFonts w:ascii="Times New Roman" w:eastAsia="Times New Roman" w:hAnsi="Times New Roman" w:cs="Times New Roman"/>
          <w:sz w:val="24"/>
          <w:szCs w:val="24"/>
        </w:rPr>
        <w:t xml:space="preserve"> (</w:t>
      </w:r>
      <w:hyperlink r:id="rId19" w:history="1">
        <w:r w:rsidRPr="00EC4EF9">
          <w:rPr>
            <w:rStyle w:val="Hyperlink"/>
            <w:rFonts w:ascii="Times New Roman" w:eastAsia="Times New Roman" w:hAnsi="Times New Roman" w:cs="Times New Roman"/>
            <w:sz w:val="24"/>
            <w:szCs w:val="24"/>
          </w:rPr>
          <w:t>http://cebulka7uxchnbpvmqapg5pfos4ngaxglsktzvha7a5rigndghvadeyd.onion/</w:t>
        </w:r>
      </w:hyperlink>
      <w:r>
        <w:rPr>
          <w:rFonts w:ascii="Times New Roman" w:eastAsia="Times New Roman" w:hAnsi="Times New Roman" w:cs="Times New Roman"/>
          <w:sz w:val="24"/>
          <w:szCs w:val="24"/>
        </w:rPr>
        <w:t xml:space="preserve">). </w:t>
      </w:r>
      <w:r w:rsidR="00016B9E" w:rsidRPr="00016B9E">
        <w:rPr>
          <w:rFonts w:ascii="Times New Roman" w:hAnsi="Times New Roman" w:cs="Times New Roman"/>
          <w:color w:val="000000"/>
          <w:sz w:val="24"/>
          <w:szCs w:val="24"/>
        </w:rPr>
        <w:t>965 advertisement pages from the “</w:t>
      </w:r>
      <w:proofErr w:type="spellStart"/>
      <w:r w:rsidR="00016B9E" w:rsidRPr="00016B9E">
        <w:rPr>
          <w:rFonts w:ascii="Times New Roman" w:hAnsi="Times New Roman" w:cs="Times New Roman"/>
          <w:color w:val="000000"/>
          <w:sz w:val="24"/>
          <w:szCs w:val="24"/>
        </w:rPr>
        <w:t>Cebulka</w:t>
      </w:r>
      <w:proofErr w:type="spellEnd"/>
      <w:r w:rsidR="00016B9E" w:rsidRPr="00016B9E">
        <w:rPr>
          <w:rFonts w:ascii="Times New Roman" w:hAnsi="Times New Roman" w:cs="Times New Roman"/>
          <w:color w:val="000000"/>
          <w:sz w:val="24"/>
          <w:szCs w:val="24"/>
        </w:rPr>
        <w:t>'” onion website in Polish</w:t>
      </w:r>
      <w:r w:rsidR="00016B9E">
        <w:rPr>
          <w:rFonts w:ascii="Times New Roman" w:hAnsi="Times New Roman" w:cs="Times New Roman"/>
          <w:color w:val="000000"/>
          <w:sz w:val="24"/>
          <w:szCs w:val="24"/>
        </w:rPr>
        <w:t xml:space="preserve"> were</w:t>
      </w:r>
      <w:r w:rsidR="00016B9E" w:rsidRPr="00016B9E">
        <w:rPr>
          <w:rFonts w:ascii="Times New Roman" w:hAnsi="Times New Roman" w:cs="Times New Roman"/>
          <w:color w:val="000000"/>
          <w:sz w:val="24"/>
          <w:szCs w:val="24"/>
        </w:rPr>
        <w:t xml:space="preserve"> collected in January 2023. </w:t>
      </w:r>
    </w:p>
    <w:p w14:paraId="7F0EE0BC" w14:textId="77777777" w:rsidR="00016B9E" w:rsidRPr="00016B9E" w:rsidRDefault="00016B9E" w:rsidP="009B1C23">
      <w:pPr>
        <w:rPr>
          <w:rFonts w:ascii="Times New Roman" w:eastAsia="Times New Roman" w:hAnsi="Times New Roman" w:cs="Times New Roman"/>
          <w:color w:val="00B050"/>
          <w:sz w:val="24"/>
          <w:szCs w:val="24"/>
        </w:rPr>
      </w:pPr>
    </w:p>
    <w:p w14:paraId="0DB8BB23"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Finnish: </w:t>
      </w:r>
      <w:proofErr w:type="spellStart"/>
      <w:r>
        <w:rPr>
          <w:rFonts w:ascii="Times New Roman" w:eastAsia="Times New Roman" w:hAnsi="Times New Roman" w:cs="Times New Roman"/>
          <w:i/>
          <w:sz w:val="24"/>
          <w:szCs w:val="24"/>
        </w:rPr>
        <w:t>Tsatti</w:t>
      </w:r>
      <w:proofErr w:type="spellEnd"/>
    </w:p>
    <w:p w14:paraId="02EFE34B" w14:textId="77777777" w:rsidR="009B1C23" w:rsidRDefault="00000000" w:rsidP="009B1C23">
      <w:pPr>
        <w:rPr>
          <w:rFonts w:ascii="Times New Roman" w:eastAsia="Times New Roman" w:hAnsi="Times New Roman" w:cs="Times New Roman"/>
          <w:sz w:val="24"/>
          <w:szCs w:val="24"/>
        </w:rPr>
      </w:pPr>
      <w:hyperlink r:id="rId20">
        <w:r w:rsidR="009B1C23">
          <w:rPr>
            <w:rFonts w:ascii="Times New Roman" w:eastAsia="Times New Roman" w:hAnsi="Times New Roman" w:cs="Times New Roman"/>
            <w:color w:val="1155CC"/>
            <w:sz w:val="24"/>
            <w:szCs w:val="24"/>
            <w:u w:val="single"/>
          </w:rPr>
          <w:t>http://tsattickdplsh2i2xqzlybvreiuppgoqsicmzkrotuudnk7h665ukgid.onion/</w:t>
        </w:r>
      </w:hyperlink>
      <w:r w:rsidR="009B1C23">
        <w:rPr>
          <w:rFonts w:ascii="Times New Roman" w:eastAsia="Times New Roman" w:hAnsi="Times New Roman" w:cs="Times New Roman"/>
          <w:sz w:val="24"/>
          <w:szCs w:val="24"/>
        </w:rPr>
        <w:t xml:space="preserve"> 1,500 messages from the Finnish onion website “</w:t>
      </w:r>
      <w:proofErr w:type="spellStart"/>
      <w:r w:rsidR="009B1C23">
        <w:rPr>
          <w:rFonts w:ascii="Times New Roman" w:eastAsia="Times New Roman" w:hAnsi="Times New Roman" w:cs="Times New Roman"/>
          <w:sz w:val="24"/>
          <w:szCs w:val="24"/>
        </w:rPr>
        <w:t>Tsatti</w:t>
      </w:r>
      <w:proofErr w:type="spellEnd"/>
      <w:r w:rsidR="009B1C23">
        <w:rPr>
          <w:rFonts w:ascii="Times New Roman" w:eastAsia="Times New Roman" w:hAnsi="Times New Roman" w:cs="Times New Roman"/>
          <w:sz w:val="24"/>
          <w:szCs w:val="24"/>
        </w:rPr>
        <w:t>”. We collected these in November and December of 2022. There are several messages on one page and most of the messages are associated with the illicit drug trade. The site deletes old messages automatically, which is why only temporary snapshots of it can be acquired for research.</w:t>
      </w:r>
    </w:p>
    <w:p w14:paraId="47EF62DA" w14:textId="77777777" w:rsidR="009B1C23" w:rsidRDefault="009B1C23" w:rsidP="009B1C23">
      <w:pPr>
        <w:rPr>
          <w:rFonts w:ascii="Times New Roman" w:eastAsia="Times New Roman" w:hAnsi="Times New Roman" w:cs="Times New Roman"/>
          <w:sz w:val="24"/>
          <w:szCs w:val="24"/>
        </w:rPr>
      </w:pPr>
    </w:p>
    <w:p w14:paraId="45B01E4A"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compile and publish three datasets, freely available to the academic community.</w:t>
      </w:r>
    </w:p>
    <w:p w14:paraId="1086C63E"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are under CC BY 4.0 license:</w:t>
      </w:r>
    </w:p>
    <w:p w14:paraId="1D6FE555"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free to copy, share, redistribute, remix, transform, and build upon the </w:t>
      </w:r>
      <w:proofErr w:type="gramStart"/>
      <w:r>
        <w:rPr>
          <w:rFonts w:ascii="Times New Roman" w:eastAsia="Times New Roman" w:hAnsi="Times New Roman" w:cs="Times New Roman"/>
          <w:sz w:val="24"/>
          <w:szCs w:val="24"/>
        </w:rPr>
        <w:t>material</w:t>
      </w:r>
      <w:proofErr w:type="gramEnd"/>
    </w:p>
    <w:p w14:paraId="68BDB92E"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any purpose, even commercially. You must give attribution and appropriate credit.</w:t>
      </w:r>
    </w:p>
    <w:p w14:paraId="5176089B"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 the terms: </w:t>
      </w:r>
      <w:hyperlink r:id="rId21">
        <w:r>
          <w:rPr>
            <w:rFonts w:ascii="Times New Roman" w:eastAsia="Times New Roman" w:hAnsi="Times New Roman" w:cs="Times New Roman"/>
            <w:color w:val="1155CC"/>
            <w:sz w:val="24"/>
            <w:szCs w:val="24"/>
            <w:u w:val="single"/>
          </w:rPr>
          <w:t>https://creativecommons.org/licenses/by/4.0/</w:t>
        </w:r>
      </w:hyperlink>
      <w:r>
        <w:rPr>
          <w:rFonts w:ascii="Times New Roman" w:eastAsia="Times New Roman" w:hAnsi="Times New Roman" w:cs="Times New Roman"/>
          <w:sz w:val="24"/>
          <w:szCs w:val="24"/>
        </w:rPr>
        <w:t xml:space="preserve"> </w:t>
      </w:r>
    </w:p>
    <w:p w14:paraId="3834F58E" w14:textId="77777777" w:rsidR="009B1C23" w:rsidRDefault="009B1C23" w:rsidP="009B1C23">
      <w:pPr>
        <w:rPr>
          <w:rFonts w:ascii="Times New Roman" w:eastAsia="Times New Roman" w:hAnsi="Times New Roman" w:cs="Times New Roman"/>
          <w:sz w:val="24"/>
          <w:szCs w:val="24"/>
        </w:rPr>
      </w:pPr>
    </w:p>
    <w:p w14:paraId="62BD1ADB" w14:textId="77777777" w:rsidR="009B1C23" w:rsidRDefault="009B1C23" w:rsidP="009B1C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Datasets are available on </w:t>
      </w:r>
      <w:hyperlink r:id="rId22" w:anchor="SkJ2XAuOe-ew9YpMSMA8Pg">
        <w:r>
          <w:rPr>
            <w:rFonts w:ascii="Times New Roman" w:eastAsia="Times New Roman" w:hAnsi="Times New Roman" w:cs="Times New Roman"/>
            <w:color w:val="1155CC"/>
            <w:sz w:val="24"/>
            <w:szCs w:val="24"/>
            <w:u w:val="single"/>
          </w:rPr>
          <w:t>https://mega.nz/folder/CNAlwJ7a#SkJ2XAuOe-ew9YpMSMA8Pg</w:t>
        </w:r>
      </w:hyperlink>
      <w:r>
        <w:rPr>
          <w:rFonts w:ascii="Times New Roman" w:eastAsia="Times New Roman" w:hAnsi="Times New Roman" w:cs="Times New Roman"/>
          <w:sz w:val="24"/>
          <w:szCs w:val="24"/>
        </w:rPr>
        <w:t xml:space="preserve"> – There are three compressed folders: Finnish.zip contains the Finnish data from “</w:t>
      </w:r>
      <w:proofErr w:type="spellStart"/>
      <w:r>
        <w:rPr>
          <w:rFonts w:ascii="Times New Roman" w:eastAsia="Times New Roman" w:hAnsi="Times New Roman" w:cs="Times New Roman"/>
          <w:sz w:val="24"/>
          <w:szCs w:val="24"/>
        </w:rPr>
        <w:t>Tsatti</w:t>
      </w:r>
      <w:proofErr w:type="spellEnd"/>
      <w:r>
        <w:rPr>
          <w:rFonts w:ascii="Times New Roman" w:eastAsia="Times New Roman" w:hAnsi="Times New Roman" w:cs="Times New Roman"/>
          <w:sz w:val="24"/>
          <w:szCs w:val="24"/>
        </w:rPr>
        <w:t>'”, Polish.zip contains the Polish data from “</w:t>
      </w:r>
      <w:proofErr w:type="spellStart"/>
      <w:r>
        <w:rPr>
          <w:rFonts w:ascii="Times New Roman" w:eastAsia="Times New Roman" w:hAnsi="Times New Roman" w:cs="Times New Roman"/>
          <w:sz w:val="24"/>
          <w:szCs w:val="24"/>
        </w:rPr>
        <w:t>Cebulka</w:t>
      </w:r>
      <w:proofErr w:type="spellEnd"/>
      <w:r>
        <w:rPr>
          <w:rFonts w:ascii="Times New Roman" w:eastAsia="Times New Roman" w:hAnsi="Times New Roman" w:cs="Times New Roman"/>
          <w:sz w:val="24"/>
          <w:szCs w:val="24"/>
        </w:rPr>
        <w:t xml:space="preserve">”' and English.zip contains the English data </w:t>
      </w:r>
      <w:r>
        <w:rPr>
          <w:rFonts w:ascii="Times New Roman" w:eastAsia="Times New Roman" w:hAnsi="Times New Roman" w:cs="Times New Roman"/>
          <w:sz w:val="24"/>
          <w:szCs w:val="24"/>
        </w:rPr>
        <w:lastRenderedPageBreak/>
        <w:t xml:space="preserve">from “Nemesis'”. Uncompressed data contains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web pages in a JSON file in a machine-readable format, screenshots from the websites and a “</w:t>
      </w:r>
      <w:proofErr w:type="spellStart"/>
      <w:r>
        <w:rPr>
          <w:rFonts w:ascii="Times New Roman" w:eastAsia="Times New Roman" w:hAnsi="Times New Roman" w:cs="Times New Roman"/>
          <w:sz w:val="24"/>
          <w:szCs w:val="24"/>
        </w:rPr>
        <w:t>textpages</w:t>
      </w:r>
      <w:proofErr w:type="spellEnd"/>
      <w:r>
        <w:rPr>
          <w:rFonts w:ascii="Times New Roman" w:eastAsia="Times New Roman" w:hAnsi="Times New Roman" w:cs="Times New Roman"/>
          <w:sz w:val="24"/>
          <w:szCs w:val="24"/>
        </w:rPr>
        <w:t>” folder contains readable text versions of the web pages.</w:t>
      </w:r>
    </w:p>
    <w:p w14:paraId="73B2DA7E" w14:textId="77777777" w:rsidR="009B1C23" w:rsidRDefault="009B1C23" w:rsidP="003A14CF">
      <w:pPr>
        <w:rPr>
          <w:rFonts w:ascii="Times New Roman" w:eastAsia="Times New Roman" w:hAnsi="Times New Roman" w:cs="Times New Roman"/>
          <w:b/>
          <w:bCs/>
          <w:sz w:val="24"/>
          <w:szCs w:val="24"/>
        </w:rPr>
      </w:pPr>
    </w:p>
    <w:p w14:paraId="37308ABA" w14:textId="77777777" w:rsidR="009B1C23" w:rsidRDefault="009B1C23" w:rsidP="003A14CF">
      <w:pPr>
        <w:rPr>
          <w:rFonts w:ascii="Times New Roman" w:eastAsia="Times New Roman" w:hAnsi="Times New Roman" w:cs="Times New Roman"/>
          <w:b/>
          <w:bCs/>
          <w:sz w:val="24"/>
          <w:szCs w:val="24"/>
        </w:rPr>
      </w:pPr>
    </w:p>
    <w:p w14:paraId="506A5BA8" w14:textId="2F75043E" w:rsidR="00836149" w:rsidRPr="00836149" w:rsidRDefault="00836149" w:rsidP="003A14CF">
      <w:pPr>
        <w:rPr>
          <w:rFonts w:ascii="Times New Roman" w:eastAsia="Times New Roman" w:hAnsi="Times New Roman" w:cs="Times New Roman"/>
          <w:b/>
          <w:bCs/>
          <w:sz w:val="24"/>
          <w:szCs w:val="24"/>
        </w:rPr>
      </w:pPr>
      <w:r w:rsidRPr="00836149">
        <w:rPr>
          <w:rFonts w:ascii="Times New Roman" w:eastAsia="Times New Roman" w:hAnsi="Times New Roman" w:cs="Times New Roman"/>
          <w:b/>
          <w:bCs/>
          <w:sz w:val="24"/>
          <w:szCs w:val="24"/>
        </w:rPr>
        <w:t xml:space="preserve">Methodology </w:t>
      </w:r>
    </w:p>
    <w:p w14:paraId="1B62CB49" w14:textId="77777777" w:rsidR="00332A2B" w:rsidRDefault="00332A2B" w:rsidP="003A14CF">
      <w:pPr>
        <w:rPr>
          <w:rFonts w:ascii="Times New Roman" w:eastAsia="Times New Roman" w:hAnsi="Times New Roman" w:cs="Times New Roman"/>
          <w:sz w:val="24"/>
          <w:szCs w:val="24"/>
        </w:rPr>
      </w:pPr>
    </w:p>
    <w:p w14:paraId="35494410" w14:textId="5D8D5649" w:rsidR="00275BBA" w:rsidRDefault="00275BBA" w:rsidP="003A14CF">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Finnish: </w:t>
      </w:r>
      <w:proofErr w:type="spellStart"/>
      <w:r>
        <w:rPr>
          <w:rFonts w:ascii="Times New Roman" w:eastAsia="Times New Roman" w:hAnsi="Times New Roman" w:cs="Times New Roman"/>
          <w:i/>
          <w:sz w:val="24"/>
          <w:szCs w:val="24"/>
        </w:rPr>
        <w:t>Tsatti</w:t>
      </w:r>
      <w:proofErr w:type="spellEnd"/>
    </w:p>
    <w:p w14:paraId="31C18FBD" w14:textId="77777777" w:rsidR="00836149" w:rsidRDefault="00000000" w:rsidP="003A14CF">
      <w:pPr>
        <w:rPr>
          <w:rFonts w:ascii="Times New Roman" w:eastAsia="Times New Roman" w:hAnsi="Times New Roman" w:cs="Times New Roman"/>
          <w:sz w:val="24"/>
          <w:szCs w:val="24"/>
        </w:rPr>
        <w:sectPr w:rsidR="00836149" w:rsidSect="003A14CF">
          <w:type w:val="continuous"/>
          <w:pgSz w:w="12240" w:h="15840"/>
          <w:pgMar w:top="1418" w:right="1418" w:bottom="1418" w:left="1418" w:header="0" w:footer="720" w:gutter="0"/>
          <w:cols w:space="708"/>
        </w:sectPr>
      </w:pPr>
      <w:r>
        <w:rPr>
          <w:rFonts w:ascii="Times New Roman" w:eastAsia="Times New Roman" w:hAnsi="Times New Roman" w:cs="Times New Roman"/>
          <w:sz w:val="24"/>
          <w:szCs w:val="24"/>
        </w:rPr>
        <w:t xml:space="preserve">We gathered information using web crawlers. We converted these HTML web pages to text format (using the Python html2text library). We further processed the </w:t>
      </w:r>
    </w:p>
    <w:p w14:paraId="621F1BBD" w14:textId="77777777" w:rsidR="00836149" w:rsidRDefault="00836149" w:rsidP="003A14CF">
      <w:pPr>
        <w:rPr>
          <w:rFonts w:ascii="Times New Roman" w:eastAsia="Times New Roman" w:hAnsi="Times New Roman" w:cs="Times New Roman"/>
          <w:sz w:val="24"/>
          <w:szCs w:val="24"/>
        </w:rPr>
      </w:pPr>
    </w:p>
    <w:p w14:paraId="381D786D" w14:textId="69EDC803"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Finnish chat discussion messages to JSON format, with each message representing a single JSON file with all metadata. For data extraction, we wrote Python software with regular expression rules and ad hoc language checks that broadly matched </w:t>
      </w:r>
      <w:proofErr w:type="spellStart"/>
      <w:r>
        <w:rPr>
          <w:rFonts w:ascii="Times New Roman" w:eastAsia="Times New Roman" w:hAnsi="Times New Roman" w:cs="Times New Roman"/>
          <w:sz w:val="24"/>
          <w:szCs w:val="24"/>
        </w:rPr>
        <w:t>Wickr</w:t>
      </w:r>
      <w:proofErr w:type="spellEnd"/>
      <w:r>
        <w:rPr>
          <w:rFonts w:ascii="Times New Roman" w:eastAsia="Times New Roman" w:hAnsi="Times New Roman" w:cs="Times New Roman"/>
          <w:sz w:val="24"/>
          <w:szCs w:val="24"/>
        </w:rPr>
        <w:t xml:space="preserve"> nicknames, Session IDs, and sales articles. We manually verified the extracted data for the sales messages.</w:t>
      </w:r>
    </w:p>
    <w:p w14:paraId="6345056B" w14:textId="77777777" w:rsidR="00836149" w:rsidRDefault="00836149" w:rsidP="003A14CF">
      <w:pPr>
        <w:rPr>
          <w:rFonts w:ascii="Times New Roman" w:eastAsia="Times New Roman" w:hAnsi="Times New Roman" w:cs="Times New Roman"/>
          <w:color w:val="FF0000"/>
          <w:sz w:val="24"/>
          <w:szCs w:val="24"/>
        </w:rPr>
      </w:pPr>
    </w:p>
    <w:p w14:paraId="5DA1BD52" w14:textId="16B61B61" w:rsidR="00332A2B" w:rsidRDefault="00000000" w:rsidP="003A14C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XXX To be added here: which approaches were used in which country and why (to convince readers, in this way too, that localization of approaches is necessary).</w:t>
      </w:r>
    </w:p>
    <w:p w14:paraId="7C44C441" w14:textId="77777777" w:rsidR="00260247" w:rsidRDefault="00260247" w:rsidP="003A14CF">
      <w:pPr>
        <w:rPr>
          <w:rFonts w:ascii="Times New Roman" w:eastAsia="Times New Roman" w:hAnsi="Times New Roman" w:cs="Times New Roman"/>
          <w:color w:val="FF0000"/>
          <w:sz w:val="24"/>
          <w:szCs w:val="24"/>
        </w:rPr>
      </w:pPr>
    </w:p>
    <w:p w14:paraId="651A9180" w14:textId="2EA9E9FC" w:rsidR="00260247" w:rsidRPr="00260247" w:rsidRDefault="00260247" w:rsidP="003A14CF">
      <w:pPr>
        <w:rPr>
          <w:rFonts w:ascii="Times New Roman" w:eastAsia="Times New Roman" w:hAnsi="Times New Roman" w:cs="Times New Roman"/>
          <w:i/>
          <w:iCs/>
          <w:color w:val="4F81BD" w:themeColor="accent1"/>
          <w:sz w:val="24"/>
          <w:szCs w:val="24"/>
        </w:rPr>
      </w:pPr>
      <w:r w:rsidRPr="00260247">
        <w:rPr>
          <w:rFonts w:ascii="Times New Roman" w:eastAsia="Times New Roman" w:hAnsi="Times New Roman" w:cs="Times New Roman"/>
          <w:i/>
          <w:iCs/>
          <w:color w:val="4F81BD" w:themeColor="accent1"/>
          <w:sz w:val="24"/>
          <w:szCs w:val="24"/>
        </w:rPr>
        <w:t>English: Nemesis Market</w:t>
      </w:r>
    </w:p>
    <w:p w14:paraId="7111B605" w14:textId="77777777" w:rsidR="00260247" w:rsidRPr="00260247" w:rsidDel="00D9385B" w:rsidRDefault="00260247" w:rsidP="00260247">
      <w:pPr>
        <w:rPr>
          <w:del w:id="22" w:author="Haitao Shi" w:date="2023-10-01T11:44:00Z"/>
          <w:rFonts w:ascii="Times New Roman" w:eastAsia="Times New Roman" w:hAnsi="Times New Roman" w:cs="Times New Roman"/>
          <w:color w:val="4F81BD" w:themeColor="accent1"/>
          <w:sz w:val="24"/>
          <w:szCs w:val="24"/>
        </w:rPr>
      </w:pPr>
      <w:r w:rsidRPr="00260247">
        <w:rPr>
          <w:rFonts w:ascii="Times New Roman" w:eastAsia="Times New Roman" w:hAnsi="Times New Roman" w:cs="Times New Roman"/>
          <w:color w:val="4F81BD" w:themeColor="accent1"/>
          <w:sz w:val="24"/>
          <w:szCs w:val="24"/>
        </w:rPr>
        <w:t>The dataset, scraped from Nemesis between 1st January to 11th January, contains 1334 files comprising 607 posts on drug sales, 415 posts on fraud, 134 posts providing guides and tutorials on illegal activities, and other miscellaneous posts. In this analysis, we will focus solely on the drug sales-related posts.</w:t>
      </w:r>
    </w:p>
    <w:p w14:paraId="4F80E06A" w14:textId="77777777" w:rsidR="00260247" w:rsidRPr="00260247" w:rsidDel="00FC1C97" w:rsidRDefault="00260247" w:rsidP="00260247">
      <w:pPr>
        <w:rPr>
          <w:del w:id="23" w:author="Haitao Shi" w:date="2023-10-01T11:11:00Z"/>
          <w:rFonts w:ascii="Times New Roman" w:eastAsia="Times New Roman" w:hAnsi="Times New Roman" w:cs="Times New Roman"/>
          <w:color w:val="4F81BD" w:themeColor="accent1"/>
          <w:sz w:val="24"/>
          <w:szCs w:val="24"/>
        </w:rPr>
      </w:pPr>
    </w:p>
    <w:p w14:paraId="03D94C5A" w14:textId="22156D0F" w:rsidR="00FC1C97" w:rsidRDefault="00260247" w:rsidP="00260247">
      <w:pPr>
        <w:rPr>
          <w:ins w:id="24" w:author="Haitao Shi" w:date="2023-10-01T11:10:00Z"/>
          <w:rFonts w:ascii="Times New Roman" w:eastAsia="Times New Roman" w:hAnsi="Times New Roman" w:cs="Times New Roman"/>
          <w:color w:val="4F81BD" w:themeColor="accent1"/>
          <w:sz w:val="24"/>
          <w:szCs w:val="24"/>
        </w:rPr>
      </w:pPr>
      <w:del w:id="25" w:author="Haitao Shi" w:date="2023-10-01T11:11:00Z">
        <w:r w:rsidRPr="00260247" w:rsidDel="00FC1C97">
          <w:rPr>
            <w:rFonts w:ascii="Times New Roman" w:eastAsia="Times New Roman" w:hAnsi="Times New Roman" w:cs="Times New Roman"/>
            <w:color w:val="4F81BD" w:themeColor="accent1"/>
            <w:sz w:val="24"/>
            <w:szCs w:val="24"/>
          </w:rPr>
          <w:delText>As the original documents were in text format, which made it difficult to carry out quantitative analysis, I cleaned the data and put them into a data frame. I then saved the data frame as a CSV file named “complete.csv”</w:delText>
        </w:r>
      </w:del>
    </w:p>
    <w:p w14:paraId="0BB0E1F9" w14:textId="4865D9DE" w:rsidR="00FC1C97" w:rsidRPr="00260247" w:rsidDel="00D9385B" w:rsidRDefault="00FC1C97" w:rsidP="00260247">
      <w:pPr>
        <w:rPr>
          <w:del w:id="26" w:author="Haitao Shi" w:date="2023-10-01T11:37:00Z"/>
          <w:rFonts w:ascii="Times New Roman" w:eastAsia="Times New Roman" w:hAnsi="Times New Roman" w:cs="Times New Roman"/>
          <w:color w:val="4F81BD" w:themeColor="accent1"/>
          <w:sz w:val="24"/>
          <w:szCs w:val="24"/>
        </w:rPr>
      </w:pPr>
      <w:proofErr w:type="spellStart"/>
      <w:ins w:id="27" w:author="Haitao Shi" w:date="2023-10-01T11:10:00Z">
        <w:r w:rsidRPr="00FC1C97">
          <w:rPr>
            <w:rFonts w:ascii="Times New Roman" w:eastAsia="Times New Roman" w:hAnsi="Times New Roman" w:cs="Times New Roman"/>
            <w:color w:val="4F81BD" w:themeColor="accent1"/>
            <w:sz w:val="24"/>
            <w:szCs w:val="24"/>
          </w:rPr>
          <w:t>Tidyverse</w:t>
        </w:r>
        <w:proofErr w:type="spellEnd"/>
        <w:r w:rsidRPr="00FC1C97">
          <w:rPr>
            <w:rFonts w:ascii="Times New Roman" w:eastAsia="Times New Roman" w:hAnsi="Times New Roman" w:cs="Times New Roman"/>
            <w:color w:val="4F81BD" w:themeColor="accent1"/>
            <w:sz w:val="24"/>
            <w:szCs w:val="24"/>
          </w:rPr>
          <w:t xml:space="preserve"> packages </w:t>
        </w:r>
      </w:ins>
      <w:ins w:id="28" w:author="Haitao Shi" w:date="2023-10-01T11:15:00Z">
        <w:r w:rsidR="00502E6D">
          <w:rPr>
            <w:rFonts w:ascii="Times New Roman" w:eastAsia="Times New Roman" w:hAnsi="Times New Roman" w:cs="Times New Roman"/>
            <w:color w:val="4F81BD" w:themeColor="accent1"/>
            <w:sz w:val="24"/>
            <w:szCs w:val="24"/>
          </w:rPr>
          <w:t xml:space="preserve">was used </w:t>
        </w:r>
      </w:ins>
      <w:ins w:id="29" w:author="Haitao Shi" w:date="2023-10-01T11:10:00Z">
        <w:r w:rsidRPr="00FC1C97">
          <w:rPr>
            <w:rFonts w:ascii="Times New Roman" w:eastAsia="Times New Roman" w:hAnsi="Times New Roman" w:cs="Times New Roman"/>
            <w:color w:val="4F81BD" w:themeColor="accent1"/>
            <w:sz w:val="24"/>
            <w:szCs w:val="24"/>
          </w:rPr>
          <w:t>in R to delete irrelevant files (i.e.</w:t>
        </w:r>
      </w:ins>
      <w:ins w:id="30" w:author="Haitao Shi" w:date="2023-10-01T11:15:00Z">
        <w:r w:rsidR="00502E6D">
          <w:rPr>
            <w:rFonts w:ascii="Times New Roman" w:eastAsia="Times New Roman" w:hAnsi="Times New Roman" w:cs="Times New Roman"/>
            <w:color w:val="4F81BD" w:themeColor="accent1"/>
            <w:sz w:val="24"/>
            <w:szCs w:val="24"/>
          </w:rPr>
          <w:t xml:space="preserve">, </w:t>
        </w:r>
      </w:ins>
      <w:ins w:id="31" w:author="Haitao Shi" w:date="2023-10-01T11:10:00Z">
        <w:r w:rsidRPr="00FC1C97">
          <w:rPr>
            <w:rFonts w:ascii="Times New Roman" w:eastAsia="Times New Roman" w:hAnsi="Times New Roman" w:cs="Times New Roman"/>
            <w:color w:val="4F81BD" w:themeColor="accent1"/>
            <w:sz w:val="24"/>
            <w:szCs w:val="24"/>
          </w:rPr>
          <w:t>those without the keyword "drug") and regular expressions</w:t>
        </w:r>
      </w:ins>
      <w:ins w:id="32" w:author="Haitao Shi" w:date="2023-10-01T11:11:00Z">
        <w:r>
          <w:rPr>
            <w:rFonts w:ascii="Times New Roman" w:eastAsia="Times New Roman" w:hAnsi="Times New Roman" w:cs="Times New Roman"/>
            <w:color w:val="4F81BD" w:themeColor="accent1"/>
            <w:sz w:val="24"/>
            <w:szCs w:val="24"/>
          </w:rPr>
          <w:t xml:space="preserve"> </w:t>
        </w:r>
      </w:ins>
      <w:ins w:id="33" w:author="Haitao Shi" w:date="2023-10-01T11:16:00Z">
        <w:r w:rsidR="00502E6D">
          <w:rPr>
            <w:rFonts w:ascii="Times New Roman" w:eastAsia="Times New Roman" w:hAnsi="Times New Roman" w:cs="Times New Roman"/>
            <w:color w:val="4F81BD" w:themeColor="accent1"/>
            <w:sz w:val="24"/>
            <w:szCs w:val="24"/>
          </w:rPr>
          <w:t xml:space="preserve">were used to extract useful information </w:t>
        </w:r>
      </w:ins>
      <w:ins w:id="34" w:author="Haitao Shi" w:date="2023-10-01T11:10:00Z">
        <w:r w:rsidRPr="00FC1C97">
          <w:rPr>
            <w:rFonts w:ascii="Times New Roman" w:eastAsia="Times New Roman" w:hAnsi="Times New Roman" w:cs="Times New Roman"/>
            <w:color w:val="4F81BD" w:themeColor="accent1"/>
            <w:sz w:val="24"/>
            <w:szCs w:val="24"/>
          </w:rPr>
          <w:t xml:space="preserve">from the remaining files. </w:t>
        </w:r>
      </w:ins>
      <w:ins w:id="35" w:author="Haitao Shi" w:date="2023-10-01T11:16:00Z">
        <w:r w:rsidR="00502E6D">
          <w:rPr>
            <w:rFonts w:ascii="Times New Roman" w:eastAsia="Times New Roman" w:hAnsi="Times New Roman" w:cs="Times New Roman"/>
            <w:color w:val="4F81BD" w:themeColor="accent1"/>
            <w:sz w:val="24"/>
            <w:szCs w:val="24"/>
          </w:rPr>
          <w:t>M</w:t>
        </w:r>
      </w:ins>
      <w:ins w:id="36" w:author="Haitao Shi" w:date="2023-10-01T11:10:00Z">
        <w:r w:rsidRPr="00FC1C97">
          <w:rPr>
            <w:rFonts w:ascii="Times New Roman" w:eastAsia="Times New Roman" w:hAnsi="Times New Roman" w:cs="Times New Roman"/>
            <w:color w:val="4F81BD" w:themeColor="accent1"/>
            <w:sz w:val="24"/>
            <w:szCs w:val="24"/>
          </w:rPr>
          <w:t xml:space="preserve">issing values </w:t>
        </w:r>
      </w:ins>
      <w:ins w:id="37" w:author="Haitao Shi" w:date="2023-10-01T11:16:00Z">
        <w:r w:rsidR="00502E6D">
          <w:rPr>
            <w:rFonts w:ascii="Times New Roman" w:eastAsia="Times New Roman" w:hAnsi="Times New Roman" w:cs="Times New Roman"/>
            <w:color w:val="4F81BD" w:themeColor="accent1"/>
            <w:sz w:val="24"/>
            <w:szCs w:val="24"/>
          </w:rPr>
          <w:t xml:space="preserve">were </w:t>
        </w:r>
      </w:ins>
      <w:ins w:id="38" w:author="Haitao Shi" w:date="2023-10-01T11:44:00Z">
        <w:r w:rsidR="00D9385B">
          <w:rPr>
            <w:rFonts w:ascii="Times New Roman" w:eastAsia="Times New Roman" w:hAnsi="Times New Roman" w:cs="Times New Roman"/>
            <w:color w:val="4F81BD" w:themeColor="accent1"/>
            <w:sz w:val="24"/>
            <w:szCs w:val="24"/>
          </w:rPr>
          <w:t>handled,</w:t>
        </w:r>
      </w:ins>
      <w:ins w:id="39" w:author="Haitao Shi" w:date="2023-10-01T11:16:00Z">
        <w:r w:rsidR="00502E6D">
          <w:rPr>
            <w:rFonts w:ascii="Times New Roman" w:eastAsia="Times New Roman" w:hAnsi="Times New Roman" w:cs="Times New Roman"/>
            <w:color w:val="4F81BD" w:themeColor="accent1"/>
            <w:sz w:val="24"/>
            <w:szCs w:val="24"/>
          </w:rPr>
          <w:t xml:space="preserve"> </w:t>
        </w:r>
      </w:ins>
      <w:ins w:id="40" w:author="Haitao Shi" w:date="2023-10-01T11:10:00Z">
        <w:r w:rsidRPr="00FC1C97">
          <w:rPr>
            <w:rFonts w:ascii="Times New Roman" w:eastAsia="Times New Roman" w:hAnsi="Times New Roman" w:cs="Times New Roman"/>
            <w:color w:val="4F81BD" w:themeColor="accent1"/>
            <w:sz w:val="24"/>
            <w:szCs w:val="24"/>
          </w:rPr>
          <w:t xml:space="preserve">and </w:t>
        </w:r>
      </w:ins>
      <w:ins w:id="41" w:author="Haitao Shi" w:date="2023-10-01T11:16:00Z">
        <w:r w:rsidR="00502E6D">
          <w:rPr>
            <w:rFonts w:ascii="Times New Roman" w:eastAsia="Times New Roman" w:hAnsi="Times New Roman" w:cs="Times New Roman"/>
            <w:color w:val="4F81BD" w:themeColor="accent1"/>
            <w:sz w:val="24"/>
            <w:szCs w:val="24"/>
          </w:rPr>
          <w:t xml:space="preserve">all files were </w:t>
        </w:r>
      </w:ins>
      <w:ins w:id="42" w:author="Haitao Shi" w:date="2023-10-01T11:10:00Z">
        <w:r w:rsidRPr="00FC1C97">
          <w:rPr>
            <w:rFonts w:ascii="Times New Roman" w:eastAsia="Times New Roman" w:hAnsi="Times New Roman" w:cs="Times New Roman"/>
            <w:color w:val="4F81BD" w:themeColor="accent1"/>
            <w:sz w:val="24"/>
            <w:szCs w:val="24"/>
          </w:rPr>
          <w:t>saved in a tidy format as a CSV file</w:t>
        </w:r>
      </w:ins>
      <w:ins w:id="43" w:author="Haitao Shi" w:date="2023-10-01T11:38:00Z">
        <w:r w:rsidR="00D9385B">
          <w:rPr>
            <w:rFonts w:ascii="Times New Roman" w:eastAsia="Times New Roman" w:hAnsi="Times New Roman" w:cs="Times New Roman"/>
            <w:color w:val="4F81BD" w:themeColor="accent1"/>
            <w:sz w:val="24"/>
            <w:szCs w:val="24"/>
          </w:rPr>
          <w:t xml:space="preserve">. The column names are </w:t>
        </w:r>
      </w:ins>
    </w:p>
    <w:p w14:paraId="7C7EAD0D" w14:textId="6552107C" w:rsidR="00DB2894" w:rsidRDefault="00D9385B" w:rsidP="003A14CF">
      <w:pPr>
        <w:rPr>
          <w:ins w:id="44" w:author="Haitao Shi" w:date="2023-10-01T11:38:00Z"/>
          <w:rFonts w:ascii="Times New Roman" w:eastAsia="Times New Roman" w:hAnsi="Times New Roman" w:cs="Times New Roman"/>
          <w:color w:val="00B050"/>
          <w:sz w:val="24"/>
          <w:szCs w:val="24"/>
        </w:rPr>
      </w:pPr>
      <w:proofErr w:type="spellStart"/>
      <w:ins w:id="45" w:author="Haitao Shi" w:date="2023-10-01T11:37:00Z">
        <w:r>
          <w:rPr>
            <w:rFonts w:ascii="Times New Roman" w:eastAsia="Times New Roman" w:hAnsi="Times New Roman" w:cs="Times New Roman"/>
            <w:color w:val="00B050"/>
            <w:sz w:val="24"/>
            <w:szCs w:val="24"/>
          </w:rPr>
          <w:t>F</w:t>
        </w:r>
      </w:ins>
      <w:ins w:id="46" w:author="Haitao Shi" w:date="2023-10-01T11:36:00Z">
        <w:r w:rsidRPr="00D9385B">
          <w:rPr>
            <w:rFonts w:ascii="Times New Roman" w:eastAsia="Times New Roman" w:hAnsi="Times New Roman" w:cs="Times New Roman"/>
            <w:color w:val="00B050"/>
            <w:sz w:val="24"/>
            <w:szCs w:val="24"/>
          </w:rPr>
          <w:t>ile_Name</w:t>
        </w:r>
        <w:proofErr w:type="spellEnd"/>
        <w:r w:rsidRPr="00D9385B">
          <w:rPr>
            <w:rFonts w:ascii="Times New Roman" w:eastAsia="Times New Roman" w:hAnsi="Times New Roman" w:cs="Times New Roman"/>
            <w:color w:val="00B050"/>
            <w:sz w:val="24"/>
            <w:szCs w:val="24"/>
          </w:rPr>
          <w:t>,</w:t>
        </w:r>
      </w:ins>
      <w:ins w:id="47" w:author="Haitao Shi" w:date="2023-10-01T11:37:00Z">
        <w:r>
          <w:rPr>
            <w:rFonts w:ascii="Times New Roman" w:eastAsia="Times New Roman" w:hAnsi="Times New Roman" w:cs="Times New Roman"/>
            <w:color w:val="00B050"/>
            <w:sz w:val="24"/>
            <w:szCs w:val="24"/>
          </w:rPr>
          <w:t xml:space="preserve"> </w:t>
        </w:r>
      </w:ins>
      <w:ins w:id="48" w:author="Haitao Shi" w:date="2023-10-01T11:36:00Z">
        <w:r w:rsidRPr="00D9385B">
          <w:rPr>
            <w:rFonts w:ascii="Times New Roman" w:eastAsia="Times New Roman" w:hAnsi="Times New Roman" w:cs="Times New Roman"/>
            <w:color w:val="00B050"/>
            <w:sz w:val="24"/>
            <w:szCs w:val="24"/>
          </w:rPr>
          <w:t>Title,</w:t>
        </w:r>
      </w:ins>
      <w:ins w:id="49" w:author="Haitao Shi" w:date="2023-10-01T11:37:00Z">
        <w:r>
          <w:rPr>
            <w:rFonts w:ascii="Times New Roman" w:eastAsia="Times New Roman" w:hAnsi="Times New Roman" w:cs="Times New Roman"/>
            <w:color w:val="00B050"/>
            <w:sz w:val="24"/>
            <w:szCs w:val="24"/>
          </w:rPr>
          <w:t xml:space="preserve"> </w:t>
        </w:r>
      </w:ins>
      <w:proofErr w:type="spellStart"/>
      <w:ins w:id="50" w:author="Haitao Shi" w:date="2023-10-01T11:36:00Z">
        <w:r w:rsidRPr="00D9385B">
          <w:rPr>
            <w:rFonts w:ascii="Times New Roman" w:eastAsia="Times New Roman" w:hAnsi="Times New Roman" w:cs="Times New Roman"/>
            <w:color w:val="00B050"/>
            <w:sz w:val="24"/>
            <w:szCs w:val="24"/>
          </w:rPr>
          <w:t>DrugName</w:t>
        </w:r>
        <w:proofErr w:type="spellEnd"/>
        <w:r w:rsidRPr="00D9385B">
          <w:rPr>
            <w:rFonts w:ascii="Times New Roman" w:eastAsia="Times New Roman" w:hAnsi="Times New Roman" w:cs="Times New Roman"/>
            <w:color w:val="00B050"/>
            <w:sz w:val="24"/>
            <w:szCs w:val="24"/>
          </w:rPr>
          <w:t>,</w:t>
        </w:r>
      </w:ins>
      <w:ins w:id="51" w:author="Haitao Shi" w:date="2023-10-01T11:37:00Z">
        <w:r>
          <w:rPr>
            <w:rFonts w:ascii="Times New Roman" w:eastAsia="Times New Roman" w:hAnsi="Times New Roman" w:cs="Times New Roman"/>
            <w:color w:val="00B050"/>
            <w:sz w:val="24"/>
            <w:szCs w:val="24"/>
          </w:rPr>
          <w:t xml:space="preserve"> </w:t>
        </w:r>
      </w:ins>
      <w:proofErr w:type="spellStart"/>
      <w:ins w:id="52" w:author="Haitao Shi" w:date="2023-10-01T11:36:00Z">
        <w:r w:rsidRPr="00D9385B">
          <w:rPr>
            <w:rFonts w:ascii="Times New Roman" w:eastAsia="Times New Roman" w:hAnsi="Times New Roman" w:cs="Times New Roman"/>
            <w:color w:val="00B050"/>
            <w:sz w:val="24"/>
            <w:szCs w:val="24"/>
          </w:rPr>
          <w:t>BrandName</w:t>
        </w:r>
        <w:proofErr w:type="spellEnd"/>
        <w:r w:rsidRPr="00D9385B">
          <w:rPr>
            <w:rFonts w:ascii="Times New Roman" w:eastAsia="Times New Roman" w:hAnsi="Times New Roman" w:cs="Times New Roman"/>
            <w:color w:val="00B050"/>
            <w:sz w:val="24"/>
            <w:szCs w:val="24"/>
          </w:rPr>
          <w:t>,</w:t>
        </w:r>
      </w:ins>
      <w:ins w:id="53" w:author="Haitao Shi" w:date="2023-10-01T11:37:00Z">
        <w:r>
          <w:rPr>
            <w:rFonts w:ascii="Times New Roman" w:eastAsia="Times New Roman" w:hAnsi="Times New Roman" w:cs="Times New Roman"/>
            <w:color w:val="00B050"/>
            <w:sz w:val="24"/>
            <w:szCs w:val="24"/>
          </w:rPr>
          <w:t xml:space="preserve"> </w:t>
        </w:r>
      </w:ins>
      <w:proofErr w:type="spellStart"/>
      <w:ins w:id="54" w:author="Haitao Shi" w:date="2023-10-01T11:36:00Z">
        <w:r w:rsidRPr="00D9385B">
          <w:rPr>
            <w:rFonts w:ascii="Times New Roman" w:eastAsia="Times New Roman" w:hAnsi="Times New Roman" w:cs="Times New Roman"/>
            <w:color w:val="00B050"/>
            <w:sz w:val="24"/>
            <w:szCs w:val="24"/>
          </w:rPr>
          <w:t>Drug_Type</w:t>
        </w:r>
        <w:proofErr w:type="spellEnd"/>
        <w:r w:rsidRPr="00D9385B">
          <w:rPr>
            <w:rFonts w:ascii="Times New Roman" w:eastAsia="Times New Roman" w:hAnsi="Times New Roman" w:cs="Times New Roman"/>
            <w:color w:val="00B050"/>
            <w:sz w:val="24"/>
            <w:szCs w:val="24"/>
          </w:rPr>
          <w:t>,</w:t>
        </w:r>
      </w:ins>
      <w:ins w:id="55" w:author="Haitao Shi" w:date="2023-10-01T11:37:00Z">
        <w:r>
          <w:rPr>
            <w:rFonts w:ascii="Times New Roman" w:eastAsia="Times New Roman" w:hAnsi="Times New Roman" w:cs="Times New Roman"/>
            <w:color w:val="00B050"/>
            <w:sz w:val="24"/>
            <w:szCs w:val="24"/>
          </w:rPr>
          <w:t xml:space="preserve"> </w:t>
        </w:r>
      </w:ins>
      <w:ins w:id="56" w:author="Haitao Shi" w:date="2023-10-01T11:36:00Z">
        <w:r w:rsidRPr="00D9385B">
          <w:rPr>
            <w:rFonts w:ascii="Times New Roman" w:eastAsia="Times New Roman" w:hAnsi="Times New Roman" w:cs="Times New Roman"/>
            <w:color w:val="00B050"/>
            <w:sz w:val="24"/>
            <w:szCs w:val="24"/>
          </w:rPr>
          <w:t>Rating,</w:t>
        </w:r>
      </w:ins>
      <w:ins w:id="57" w:author="Haitao Shi" w:date="2023-10-01T11:37:00Z">
        <w:r>
          <w:rPr>
            <w:rFonts w:ascii="Times New Roman" w:eastAsia="Times New Roman" w:hAnsi="Times New Roman" w:cs="Times New Roman"/>
            <w:color w:val="00B050"/>
            <w:sz w:val="24"/>
            <w:szCs w:val="24"/>
          </w:rPr>
          <w:t xml:space="preserve"> </w:t>
        </w:r>
      </w:ins>
      <w:ins w:id="58" w:author="Haitao Shi" w:date="2023-10-01T11:36:00Z">
        <w:r w:rsidRPr="00D9385B">
          <w:rPr>
            <w:rFonts w:ascii="Times New Roman" w:eastAsia="Times New Roman" w:hAnsi="Times New Roman" w:cs="Times New Roman"/>
            <w:color w:val="00B050"/>
            <w:sz w:val="24"/>
            <w:szCs w:val="24"/>
          </w:rPr>
          <w:t>Reviews,</w:t>
        </w:r>
      </w:ins>
      <w:ins w:id="59" w:author="Haitao Shi" w:date="2023-10-01T11:37:00Z">
        <w:r>
          <w:rPr>
            <w:rFonts w:ascii="Times New Roman" w:eastAsia="Times New Roman" w:hAnsi="Times New Roman" w:cs="Times New Roman"/>
            <w:color w:val="00B050"/>
            <w:sz w:val="24"/>
            <w:szCs w:val="24"/>
          </w:rPr>
          <w:t xml:space="preserve"> </w:t>
        </w:r>
      </w:ins>
      <w:ins w:id="60" w:author="Haitao Shi" w:date="2023-10-01T11:36:00Z">
        <w:r w:rsidRPr="00D9385B">
          <w:rPr>
            <w:rFonts w:ascii="Times New Roman" w:eastAsia="Times New Roman" w:hAnsi="Times New Roman" w:cs="Times New Roman"/>
            <w:color w:val="00B050"/>
            <w:sz w:val="24"/>
            <w:szCs w:val="24"/>
          </w:rPr>
          <w:t>Sales,</w:t>
        </w:r>
      </w:ins>
      <w:ins w:id="61" w:author="Haitao Shi" w:date="2023-10-01T11:37:00Z">
        <w:r>
          <w:rPr>
            <w:rFonts w:ascii="Times New Roman" w:eastAsia="Times New Roman" w:hAnsi="Times New Roman" w:cs="Times New Roman"/>
            <w:color w:val="00B050"/>
            <w:sz w:val="24"/>
            <w:szCs w:val="24"/>
          </w:rPr>
          <w:t xml:space="preserve"> </w:t>
        </w:r>
      </w:ins>
      <w:proofErr w:type="spellStart"/>
      <w:ins w:id="62" w:author="Haitao Shi" w:date="2023-10-01T11:36:00Z">
        <w:r w:rsidRPr="00D9385B">
          <w:rPr>
            <w:rFonts w:ascii="Times New Roman" w:eastAsia="Times New Roman" w:hAnsi="Times New Roman" w:cs="Times New Roman"/>
            <w:color w:val="00B050"/>
            <w:sz w:val="24"/>
            <w:szCs w:val="24"/>
          </w:rPr>
          <w:t>Ship_From</w:t>
        </w:r>
        <w:proofErr w:type="spellEnd"/>
        <w:r w:rsidRPr="00D9385B">
          <w:rPr>
            <w:rFonts w:ascii="Times New Roman" w:eastAsia="Times New Roman" w:hAnsi="Times New Roman" w:cs="Times New Roman"/>
            <w:color w:val="00B050"/>
            <w:sz w:val="24"/>
            <w:szCs w:val="24"/>
          </w:rPr>
          <w:t>,</w:t>
        </w:r>
      </w:ins>
      <w:ins w:id="63" w:author="Haitao Shi" w:date="2023-10-01T11:37:00Z">
        <w:r>
          <w:rPr>
            <w:rFonts w:ascii="Times New Roman" w:eastAsia="Times New Roman" w:hAnsi="Times New Roman" w:cs="Times New Roman"/>
            <w:color w:val="00B050"/>
            <w:sz w:val="24"/>
            <w:szCs w:val="24"/>
          </w:rPr>
          <w:t xml:space="preserve"> </w:t>
        </w:r>
      </w:ins>
      <w:proofErr w:type="spellStart"/>
      <w:ins w:id="64" w:author="Haitao Shi" w:date="2023-10-01T11:36:00Z">
        <w:r w:rsidRPr="00D9385B">
          <w:rPr>
            <w:rFonts w:ascii="Times New Roman" w:eastAsia="Times New Roman" w:hAnsi="Times New Roman" w:cs="Times New Roman"/>
            <w:color w:val="00B050"/>
            <w:sz w:val="24"/>
            <w:szCs w:val="24"/>
          </w:rPr>
          <w:t>Ship_To</w:t>
        </w:r>
        <w:proofErr w:type="spellEnd"/>
        <w:r w:rsidRPr="00D9385B">
          <w:rPr>
            <w:rFonts w:ascii="Times New Roman" w:eastAsia="Times New Roman" w:hAnsi="Times New Roman" w:cs="Times New Roman"/>
            <w:color w:val="00B050"/>
            <w:sz w:val="24"/>
            <w:szCs w:val="24"/>
          </w:rPr>
          <w:t>,</w:t>
        </w:r>
      </w:ins>
      <w:ins w:id="65" w:author="Haitao Shi" w:date="2023-10-01T11:37:00Z">
        <w:r>
          <w:rPr>
            <w:rFonts w:ascii="Times New Roman" w:eastAsia="Times New Roman" w:hAnsi="Times New Roman" w:cs="Times New Roman"/>
            <w:color w:val="00B050"/>
            <w:sz w:val="24"/>
            <w:szCs w:val="24"/>
          </w:rPr>
          <w:t xml:space="preserve"> </w:t>
        </w:r>
      </w:ins>
      <w:proofErr w:type="spellStart"/>
      <w:ins w:id="66" w:author="Haitao Shi" w:date="2023-10-01T11:36:00Z">
        <w:r w:rsidRPr="00D9385B">
          <w:rPr>
            <w:rFonts w:ascii="Times New Roman" w:eastAsia="Times New Roman" w:hAnsi="Times New Roman" w:cs="Times New Roman"/>
            <w:color w:val="00B050"/>
            <w:sz w:val="24"/>
            <w:szCs w:val="24"/>
          </w:rPr>
          <w:t>Ship_Methods</w:t>
        </w:r>
        <w:proofErr w:type="spellEnd"/>
        <w:r w:rsidRPr="00D9385B">
          <w:rPr>
            <w:rFonts w:ascii="Times New Roman" w:eastAsia="Times New Roman" w:hAnsi="Times New Roman" w:cs="Times New Roman"/>
            <w:color w:val="00B050"/>
            <w:sz w:val="24"/>
            <w:szCs w:val="24"/>
          </w:rPr>
          <w:t>,</w:t>
        </w:r>
      </w:ins>
      <w:ins w:id="67" w:author="Haitao Shi" w:date="2023-10-01T11:38:00Z">
        <w:r>
          <w:rPr>
            <w:rFonts w:ascii="Times New Roman" w:eastAsia="Times New Roman" w:hAnsi="Times New Roman" w:cs="Times New Roman"/>
            <w:color w:val="00B050"/>
            <w:sz w:val="24"/>
            <w:szCs w:val="24"/>
          </w:rPr>
          <w:t xml:space="preserve"> </w:t>
        </w:r>
      </w:ins>
      <w:proofErr w:type="spellStart"/>
      <w:ins w:id="68" w:author="Haitao Shi" w:date="2023-10-01T11:36:00Z">
        <w:r w:rsidRPr="00D9385B">
          <w:rPr>
            <w:rFonts w:ascii="Times New Roman" w:eastAsia="Times New Roman" w:hAnsi="Times New Roman" w:cs="Times New Roman"/>
            <w:color w:val="00B050"/>
            <w:sz w:val="24"/>
            <w:szCs w:val="24"/>
          </w:rPr>
          <w:t>Availablity</w:t>
        </w:r>
        <w:proofErr w:type="spellEnd"/>
        <w:r w:rsidRPr="00D9385B">
          <w:rPr>
            <w:rFonts w:ascii="Times New Roman" w:eastAsia="Times New Roman" w:hAnsi="Times New Roman" w:cs="Times New Roman"/>
            <w:color w:val="00B050"/>
            <w:sz w:val="24"/>
            <w:szCs w:val="24"/>
          </w:rPr>
          <w:t>,</w:t>
        </w:r>
      </w:ins>
      <w:ins w:id="69" w:author="Haitao Shi" w:date="2023-10-01T11:38:00Z">
        <w:r>
          <w:rPr>
            <w:rFonts w:ascii="Times New Roman" w:eastAsia="Times New Roman" w:hAnsi="Times New Roman" w:cs="Times New Roman"/>
            <w:color w:val="00B050"/>
            <w:sz w:val="24"/>
            <w:szCs w:val="24"/>
          </w:rPr>
          <w:t xml:space="preserve"> </w:t>
        </w:r>
      </w:ins>
      <w:proofErr w:type="spellStart"/>
      <w:ins w:id="70" w:author="Haitao Shi" w:date="2023-10-01T11:36:00Z">
        <w:r w:rsidRPr="00D9385B">
          <w:rPr>
            <w:rFonts w:ascii="Times New Roman" w:eastAsia="Times New Roman" w:hAnsi="Times New Roman" w:cs="Times New Roman"/>
            <w:color w:val="00B050"/>
            <w:sz w:val="24"/>
            <w:szCs w:val="24"/>
          </w:rPr>
          <w:t>Drug_Type_L</w:t>
        </w:r>
      </w:ins>
      <w:proofErr w:type="spellEnd"/>
      <w:ins w:id="71" w:author="Haitao Shi" w:date="2023-10-01T11:41:00Z">
        <w:r>
          <w:rPr>
            <w:rFonts w:ascii="Times New Roman" w:eastAsia="Times New Roman" w:hAnsi="Times New Roman" w:cs="Times New Roman"/>
            <w:color w:val="00B050"/>
            <w:sz w:val="24"/>
            <w:szCs w:val="24"/>
          </w:rPr>
          <w:t xml:space="preserve"> (drug type in </w:t>
        </w:r>
      </w:ins>
      <w:ins w:id="72" w:author="Haitao Shi" w:date="2023-10-01T11:43:00Z">
        <w:r>
          <w:rPr>
            <w:rFonts w:ascii="Times New Roman" w:eastAsia="Times New Roman" w:hAnsi="Times New Roman" w:cs="Times New Roman"/>
            <w:color w:val="00B050"/>
            <w:sz w:val="24"/>
            <w:szCs w:val="24"/>
          </w:rPr>
          <w:t>a b</w:t>
        </w:r>
        <w:r w:rsidRPr="00D9385B">
          <w:rPr>
            <w:rFonts w:ascii="Times New Roman" w:eastAsia="Times New Roman" w:hAnsi="Times New Roman" w:cs="Times New Roman"/>
            <w:color w:val="00B050"/>
            <w:sz w:val="24"/>
            <w:szCs w:val="24"/>
          </w:rPr>
          <w:t>roader classification</w:t>
        </w:r>
      </w:ins>
      <w:ins w:id="73" w:author="Haitao Shi" w:date="2023-10-01T11:41:00Z">
        <w:r>
          <w:rPr>
            <w:rFonts w:ascii="Times New Roman" w:eastAsia="Times New Roman" w:hAnsi="Times New Roman" w:cs="Times New Roman"/>
            <w:color w:val="00B050"/>
            <w:sz w:val="24"/>
            <w:szCs w:val="24"/>
          </w:rPr>
          <w:t>)</w:t>
        </w:r>
      </w:ins>
      <w:ins w:id="74" w:author="Haitao Shi" w:date="2023-10-01T11:36:00Z">
        <w:r w:rsidRPr="00D9385B">
          <w:rPr>
            <w:rFonts w:ascii="Times New Roman" w:eastAsia="Times New Roman" w:hAnsi="Times New Roman" w:cs="Times New Roman"/>
            <w:color w:val="00B050"/>
            <w:sz w:val="24"/>
            <w:szCs w:val="24"/>
          </w:rPr>
          <w:t>,</w:t>
        </w:r>
      </w:ins>
      <w:ins w:id="75" w:author="Haitao Shi" w:date="2023-10-01T11:38:00Z">
        <w:r>
          <w:rPr>
            <w:rFonts w:ascii="Times New Roman" w:eastAsia="Times New Roman" w:hAnsi="Times New Roman" w:cs="Times New Roman"/>
            <w:color w:val="00B050"/>
            <w:sz w:val="24"/>
            <w:szCs w:val="24"/>
          </w:rPr>
          <w:t xml:space="preserve"> </w:t>
        </w:r>
      </w:ins>
      <w:proofErr w:type="spellStart"/>
      <w:ins w:id="76" w:author="Haitao Shi" w:date="2023-10-01T11:36:00Z">
        <w:r w:rsidRPr="00D9385B">
          <w:rPr>
            <w:rFonts w:ascii="Times New Roman" w:eastAsia="Times New Roman" w:hAnsi="Times New Roman" w:cs="Times New Roman"/>
            <w:color w:val="00B050"/>
            <w:sz w:val="24"/>
            <w:szCs w:val="24"/>
          </w:rPr>
          <w:t>MainContent</w:t>
        </w:r>
      </w:ins>
      <w:proofErr w:type="spellEnd"/>
      <w:ins w:id="77" w:author="Haitao Shi" w:date="2023-10-01T11:41:00Z">
        <w:r>
          <w:rPr>
            <w:rFonts w:ascii="Times New Roman" w:eastAsia="Times New Roman" w:hAnsi="Times New Roman" w:cs="Times New Roman"/>
            <w:color w:val="00B050"/>
            <w:sz w:val="24"/>
            <w:szCs w:val="24"/>
          </w:rPr>
          <w:t xml:space="preserve"> (the description of drug)</w:t>
        </w:r>
      </w:ins>
      <w:ins w:id="78" w:author="Haitao Shi" w:date="2023-10-01T11:36:00Z">
        <w:r w:rsidRPr="00D9385B">
          <w:rPr>
            <w:rFonts w:ascii="Times New Roman" w:eastAsia="Times New Roman" w:hAnsi="Times New Roman" w:cs="Times New Roman"/>
            <w:color w:val="00B050"/>
            <w:sz w:val="24"/>
            <w:szCs w:val="24"/>
          </w:rPr>
          <w:t>,</w:t>
        </w:r>
      </w:ins>
      <w:ins w:id="79" w:author="Haitao Shi" w:date="2023-10-01T11:38:00Z">
        <w:r>
          <w:rPr>
            <w:rFonts w:ascii="Times New Roman" w:eastAsia="Times New Roman" w:hAnsi="Times New Roman" w:cs="Times New Roman"/>
            <w:color w:val="00B050"/>
            <w:sz w:val="24"/>
            <w:szCs w:val="24"/>
          </w:rPr>
          <w:t xml:space="preserve"> </w:t>
        </w:r>
      </w:ins>
      <w:ins w:id="80" w:author="Haitao Shi" w:date="2023-10-01T11:36:00Z">
        <w:r w:rsidRPr="00D9385B">
          <w:rPr>
            <w:rFonts w:ascii="Times New Roman" w:eastAsia="Times New Roman" w:hAnsi="Times New Roman" w:cs="Times New Roman"/>
            <w:color w:val="00B050"/>
            <w:sz w:val="24"/>
            <w:szCs w:val="24"/>
          </w:rPr>
          <w:t>Refund,</w:t>
        </w:r>
      </w:ins>
      <w:ins w:id="81" w:author="Haitao Shi" w:date="2023-10-01T11:38:00Z">
        <w:r>
          <w:rPr>
            <w:rFonts w:ascii="Times New Roman" w:eastAsia="Times New Roman" w:hAnsi="Times New Roman" w:cs="Times New Roman"/>
            <w:color w:val="00B050"/>
            <w:sz w:val="24"/>
            <w:szCs w:val="24"/>
          </w:rPr>
          <w:t xml:space="preserve"> </w:t>
        </w:r>
      </w:ins>
      <w:ins w:id="82" w:author="Haitao Shi" w:date="2023-10-01T11:36:00Z">
        <w:r w:rsidRPr="00D9385B">
          <w:rPr>
            <w:rFonts w:ascii="Times New Roman" w:eastAsia="Times New Roman" w:hAnsi="Times New Roman" w:cs="Times New Roman"/>
            <w:color w:val="00B050"/>
            <w:sz w:val="24"/>
            <w:szCs w:val="24"/>
          </w:rPr>
          <w:t>Review,</w:t>
        </w:r>
      </w:ins>
      <w:ins w:id="83" w:author="Haitao Shi" w:date="2023-10-01T11:38:00Z">
        <w:r>
          <w:rPr>
            <w:rFonts w:ascii="Times New Roman" w:eastAsia="Times New Roman" w:hAnsi="Times New Roman" w:cs="Times New Roman"/>
            <w:color w:val="00B050"/>
            <w:sz w:val="24"/>
            <w:szCs w:val="24"/>
          </w:rPr>
          <w:t xml:space="preserve"> </w:t>
        </w:r>
      </w:ins>
      <w:ins w:id="84" w:author="Haitao Shi" w:date="2023-10-01T11:41:00Z">
        <w:r>
          <w:rPr>
            <w:rFonts w:ascii="Times New Roman" w:eastAsia="Times New Roman" w:hAnsi="Times New Roman" w:cs="Times New Roman"/>
            <w:color w:val="00B050"/>
            <w:sz w:val="24"/>
            <w:szCs w:val="24"/>
          </w:rPr>
          <w:t xml:space="preserve">and </w:t>
        </w:r>
      </w:ins>
      <w:proofErr w:type="spellStart"/>
      <w:ins w:id="85" w:author="Haitao Shi" w:date="2023-10-01T11:36:00Z">
        <w:r w:rsidRPr="00D9385B">
          <w:rPr>
            <w:rFonts w:ascii="Times New Roman" w:eastAsia="Times New Roman" w:hAnsi="Times New Roman" w:cs="Times New Roman"/>
            <w:color w:val="00B050"/>
            <w:sz w:val="24"/>
            <w:szCs w:val="24"/>
          </w:rPr>
          <w:t>Vendor_Name</w:t>
        </w:r>
      </w:ins>
      <w:proofErr w:type="spellEnd"/>
      <w:ins w:id="86" w:author="Haitao Shi" w:date="2023-10-01T11:38:00Z">
        <w:r>
          <w:rPr>
            <w:rFonts w:ascii="Times New Roman" w:eastAsia="Times New Roman" w:hAnsi="Times New Roman" w:cs="Times New Roman"/>
            <w:color w:val="00B050"/>
            <w:sz w:val="24"/>
            <w:szCs w:val="24"/>
          </w:rPr>
          <w:t xml:space="preserve">. </w:t>
        </w:r>
      </w:ins>
      <w:ins w:id="87" w:author="Haitao Shi" w:date="2023-10-01T16:48:00Z">
        <w:r w:rsidR="0034643D" w:rsidRPr="0034643D">
          <w:rPr>
            <w:rFonts w:ascii="Times New Roman" w:eastAsia="Times New Roman" w:hAnsi="Times New Roman" w:cs="Times New Roman"/>
            <w:color w:val="00B050"/>
            <w:sz w:val="24"/>
            <w:szCs w:val="24"/>
          </w:rPr>
          <w:t xml:space="preserve">In addition, the thematic analysis was conducted </w:t>
        </w:r>
        <w:proofErr w:type="spellStart"/>
        <w:r w:rsidR="0034643D" w:rsidRPr="0034643D">
          <w:rPr>
            <w:rFonts w:ascii="Times New Roman" w:eastAsia="Times New Roman" w:hAnsi="Times New Roman" w:cs="Times New Roman"/>
            <w:color w:val="00B050"/>
            <w:sz w:val="24"/>
            <w:szCs w:val="24"/>
          </w:rPr>
          <w:t>utili</w:t>
        </w:r>
        <w:r w:rsidR="0034643D">
          <w:rPr>
            <w:rFonts w:ascii="Times New Roman" w:eastAsia="Times New Roman" w:hAnsi="Times New Roman" w:cs="Times New Roman"/>
            <w:color w:val="00B050"/>
            <w:sz w:val="24"/>
            <w:szCs w:val="24"/>
          </w:rPr>
          <w:t>s</w:t>
        </w:r>
        <w:r w:rsidR="0034643D" w:rsidRPr="0034643D">
          <w:rPr>
            <w:rFonts w:ascii="Times New Roman" w:eastAsia="Times New Roman" w:hAnsi="Times New Roman" w:cs="Times New Roman"/>
            <w:color w:val="00B050"/>
            <w:sz w:val="24"/>
            <w:szCs w:val="24"/>
          </w:rPr>
          <w:t>ing</w:t>
        </w:r>
        <w:proofErr w:type="spellEnd"/>
        <w:r w:rsidR="0034643D" w:rsidRPr="0034643D">
          <w:rPr>
            <w:rFonts w:ascii="Times New Roman" w:eastAsia="Times New Roman" w:hAnsi="Times New Roman" w:cs="Times New Roman"/>
            <w:color w:val="00B050"/>
            <w:sz w:val="24"/>
            <w:szCs w:val="24"/>
          </w:rPr>
          <w:t xml:space="preserve"> the MAXQDA software.</w:t>
        </w:r>
        <w:r w:rsidR="0034643D">
          <w:rPr>
            <w:rFonts w:ascii="Times New Roman" w:eastAsia="Times New Roman" w:hAnsi="Times New Roman" w:cs="Times New Roman"/>
            <w:color w:val="00B050"/>
            <w:sz w:val="24"/>
            <w:szCs w:val="24"/>
          </w:rPr>
          <w:t xml:space="preserve"> </w:t>
        </w:r>
      </w:ins>
    </w:p>
    <w:p w14:paraId="1A73AE99" w14:textId="77777777" w:rsidR="00D9385B" w:rsidRDefault="00D9385B" w:rsidP="003A14CF">
      <w:pPr>
        <w:rPr>
          <w:rFonts w:ascii="Times New Roman" w:eastAsia="Times New Roman" w:hAnsi="Times New Roman" w:cs="Times New Roman"/>
          <w:color w:val="00B050"/>
          <w:sz w:val="24"/>
          <w:szCs w:val="24"/>
        </w:rPr>
      </w:pPr>
    </w:p>
    <w:p w14:paraId="7DED4FBD" w14:textId="77777777" w:rsidR="00DB2894" w:rsidRPr="002423ED" w:rsidRDefault="00DB2894" w:rsidP="00DB2894">
      <w:pPr>
        <w:spacing w:line="240" w:lineRule="auto"/>
        <w:rPr>
          <w:rFonts w:ascii="Times New Roman" w:eastAsia="Times New Roman" w:hAnsi="Times New Roman" w:cs="Times New Roman"/>
          <w:i/>
          <w:color w:val="00B050"/>
          <w:sz w:val="24"/>
          <w:szCs w:val="24"/>
          <w:lang w:val="en-US"/>
        </w:rPr>
      </w:pPr>
      <w:r w:rsidRPr="002423ED">
        <w:rPr>
          <w:rFonts w:ascii="Times New Roman" w:eastAsia="Times New Roman" w:hAnsi="Times New Roman" w:cs="Times New Roman"/>
          <w:i/>
          <w:color w:val="00B050"/>
          <w:sz w:val="24"/>
          <w:szCs w:val="24"/>
          <w:lang w:val="en-US"/>
        </w:rPr>
        <w:t xml:space="preserve">Polish: </w:t>
      </w:r>
      <w:proofErr w:type="spellStart"/>
      <w:r w:rsidRPr="002423ED">
        <w:rPr>
          <w:rFonts w:ascii="Times New Roman" w:eastAsia="Times New Roman" w:hAnsi="Times New Roman" w:cs="Times New Roman"/>
          <w:i/>
          <w:color w:val="00B050"/>
          <w:sz w:val="24"/>
          <w:szCs w:val="24"/>
          <w:lang w:val="en-US"/>
        </w:rPr>
        <w:t>Cebulka</w:t>
      </w:r>
      <w:proofErr w:type="spellEnd"/>
    </w:p>
    <w:p w14:paraId="1418F89A" w14:textId="1EAC1965" w:rsidR="00DB2894" w:rsidRPr="002423ED" w:rsidRDefault="00DB2894" w:rsidP="00DB2894">
      <w:pPr>
        <w:spacing w:line="240" w:lineRule="auto"/>
        <w:rPr>
          <w:rFonts w:ascii="Times New Roman" w:eastAsia="Times New Roman" w:hAnsi="Times New Roman" w:cs="Times New Roman"/>
          <w:color w:val="00B050"/>
          <w:sz w:val="24"/>
          <w:szCs w:val="24"/>
          <w:lang w:val="en-US"/>
        </w:rPr>
      </w:pPr>
      <w:bookmarkStart w:id="88" w:name="_Hlk146189040"/>
      <w:bookmarkStart w:id="89" w:name="_Hlk146818218"/>
      <w:r w:rsidRPr="002423ED">
        <w:rPr>
          <w:rFonts w:ascii="Times New Roman" w:eastAsia="Times New Roman" w:hAnsi="Times New Roman" w:cs="Times New Roman"/>
          <w:color w:val="00B050"/>
          <w:sz w:val="24"/>
          <w:szCs w:val="24"/>
          <w:lang w:val="en-US"/>
        </w:rPr>
        <w:t>336 threads</w:t>
      </w:r>
      <w:r>
        <w:rPr>
          <w:rFonts w:ascii="Times New Roman" w:eastAsia="Times New Roman" w:hAnsi="Times New Roman" w:cs="Times New Roman"/>
          <w:color w:val="00B050"/>
          <w:sz w:val="24"/>
          <w:szCs w:val="24"/>
          <w:lang w:val="en-US"/>
        </w:rPr>
        <w:t xml:space="preserve">/posts </w:t>
      </w:r>
      <w:r w:rsidRPr="002423ED">
        <w:rPr>
          <w:rFonts w:ascii="Times New Roman" w:eastAsia="Times New Roman" w:hAnsi="Times New Roman" w:cs="Times New Roman"/>
          <w:color w:val="00B050"/>
          <w:sz w:val="24"/>
          <w:szCs w:val="24"/>
          <w:lang w:val="en-US"/>
        </w:rPr>
        <w:t>out of 965 scrapped were identified as associated with the illicit drug trade</w:t>
      </w:r>
      <w:bookmarkEnd w:id="88"/>
      <w:r w:rsidRPr="002423ED">
        <w:rPr>
          <w:rFonts w:ascii="Times New Roman" w:eastAsia="Times New Roman" w:hAnsi="Times New Roman" w:cs="Times New Roman"/>
          <w:color w:val="00B050"/>
          <w:sz w:val="24"/>
          <w:szCs w:val="24"/>
          <w:lang w:val="en-US"/>
        </w:rPr>
        <w:t xml:space="preserve"> with 165 unique vendors’ handles</w:t>
      </w:r>
      <w:bookmarkEnd w:id="89"/>
      <w:r w:rsidRPr="002423ED">
        <w:rPr>
          <w:rFonts w:ascii="Times New Roman" w:eastAsia="Times New Roman" w:hAnsi="Times New Roman" w:cs="Times New Roman"/>
          <w:color w:val="00B050"/>
          <w:sz w:val="24"/>
          <w:szCs w:val="24"/>
          <w:lang w:val="en-US"/>
        </w:rPr>
        <w:t xml:space="preserve">. For the threads, subcategories were identified and connected to broader categories, to give a comprehensive idea of </w:t>
      </w:r>
      <w:proofErr w:type="spellStart"/>
      <w:r w:rsidRPr="002423ED">
        <w:rPr>
          <w:rFonts w:ascii="Times New Roman" w:eastAsia="Times New Roman" w:hAnsi="Times New Roman" w:cs="Times New Roman"/>
          <w:color w:val="00B050"/>
          <w:sz w:val="24"/>
          <w:szCs w:val="24"/>
          <w:lang w:val="en-US"/>
        </w:rPr>
        <w:t>Cebulka’s</w:t>
      </w:r>
      <w:proofErr w:type="spellEnd"/>
      <w:r w:rsidRPr="002423ED">
        <w:rPr>
          <w:rFonts w:ascii="Times New Roman" w:eastAsia="Times New Roman" w:hAnsi="Times New Roman" w:cs="Times New Roman"/>
          <w:color w:val="00B050"/>
          <w:sz w:val="24"/>
          <w:szCs w:val="24"/>
          <w:lang w:val="en-US"/>
        </w:rPr>
        <w:t xml:space="preserve"> content. Some categories are introduced in the Results section, e.g., types of drugs, “communication with the vendor,” “payment method,” “shipping method,” “shipping time,” “sales conditions,” and “loyalty discounts.” Then, using </w:t>
      </w:r>
      <w:proofErr w:type="spellStart"/>
      <w:r w:rsidRPr="002423ED">
        <w:rPr>
          <w:rFonts w:ascii="Times New Roman" w:eastAsia="Times New Roman" w:hAnsi="Times New Roman" w:cs="Times New Roman"/>
          <w:color w:val="00B050"/>
          <w:sz w:val="24"/>
          <w:szCs w:val="24"/>
          <w:lang w:val="en-US"/>
        </w:rPr>
        <w:t>MaxQDA</w:t>
      </w:r>
      <w:proofErr w:type="spellEnd"/>
      <w:r w:rsidRPr="002423ED">
        <w:rPr>
          <w:rFonts w:ascii="Times New Roman" w:eastAsia="Times New Roman" w:hAnsi="Times New Roman" w:cs="Times New Roman"/>
          <w:color w:val="00B050"/>
          <w:sz w:val="24"/>
          <w:szCs w:val="24"/>
          <w:lang w:val="en-US"/>
        </w:rPr>
        <w:t xml:space="preserve"> software, the categories were assigned to offers, making possible variables analysis and examining monotonic relationships (non-linear ones). For testing, Spearman’s correlation coefficient was used. </w:t>
      </w:r>
      <w:commentRangeStart w:id="90"/>
      <w:r w:rsidRPr="002423ED">
        <w:rPr>
          <w:rFonts w:ascii="Times New Roman" w:eastAsia="Times New Roman" w:hAnsi="Times New Roman" w:cs="Times New Roman"/>
          <w:color w:val="00B050"/>
          <w:sz w:val="24"/>
          <w:szCs w:val="24"/>
          <w:lang w:val="en-US"/>
        </w:rPr>
        <w:t>Also, some natural language processing (NLP</w:t>
      </w:r>
      <w:commentRangeEnd w:id="90"/>
      <w:r w:rsidRPr="002423ED">
        <w:rPr>
          <w:rStyle w:val="CommentReference"/>
          <w:color w:val="00B050"/>
        </w:rPr>
        <w:commentReference w:id="90"/>
      </w:r>
      <w:r w:rsidRPr="002423ED">
        <w:rPr>
          <w:rFonts w:ascii="Times New Roman" w:eastAsia="Times New Roman" w:hAnsi="Times New Roman" w:cs="Times New Roman"/>
          <w:color w:val="00B050"/>
          <w:sz w:val="24"/>
          <w:szCs w:val="24"/>
          <w:lang w:val="en-US"/>
        </w:rPr>
        <w:t xml:space="preserve">) word frequency analysis was implemented. The textual corpus was built from 336 offers, then </w:t>
      </w:r>
      <w:r w:rsidRPr="002423ED">
        <w:rPr>
          <w:rFonts w:ascii="Times New Roman" w:eastAsia="Times New Roman" w:hAnsi="Times New Roman" w:cs="Times New Roman"/>
          <w:color w:val="00B050"/>
          <w:sz w:val="24"/>
          <w:szCs w:val="24"/>
          <w:lang w:val="en-US"/>
        </w:rPr>
        <w:lastRenderedPageBreak/>
        <w:t xml:space="preserve">lemmatized word frequency lists were created.  This was done to identify the so-called trigger words, the most frequent and relevant words in terms of the research questions. These words were identified for each category to enrich the statistical analysis. </w:t>
      </w:r>
    </w:p>
    <w:p w14:paraId="1D05F800" w14:textId="77777777" w:rsidR="00DB2894" w:rsidRPr="002423ED" w:rsidRDefault="00DB2894" w:rsidP="00DB2894">
      <w:pPr>
        <w:spacing w:line="240" w:lineRule="auto"/>
        <w:rPr>
          <w:rFonts w:ascii="Times New Roman" w:eastAsia="Times New Roman" w:hAnsi="Times New Roman" w:cs="Times New Roman"/>
          <w:color w:val="00B050"/>
          <w:sz w:val="24"/>
          <w:szCs w:val="24"/>
          <w:lang w:val="en-US"/>
        </w:rPr>
      </w:pPr>
    </w:p>
    <w:p w14:paraId="0907D97E" w14:textId="77777777" w:rsidR="00DB2894" w:rsidRPr="002423ED" w:rsidRDefault="00DB2894" w:rsidP="00DB2894">
      <w:pPr>
        <w:spacing w:line="240" w:lineRule="auto"/>
        <w:rPr>
          <w:rFonts w:ascii="Times New Roman" w:eastAsia="Times New Roman" w:hAnsi="Times New Roman" w:cs="Times New Roman"/>
          <w:color w:val="00B050"/>
          <w:sz w:val="24"/>
          <w:szCs w:val="24"/>
          <w:lang w:val="en-US"/>
        </w:rPr>
      </w:pPr>
      <w:commentRangeStart w:id="91"/>
      <w:r w:rsidRPr="002423ED">
        <w:rPr>
          <w:rFonts w:ascii="Times New Roman" w:eastAsia="Times New Roman" w:hAnsi="Times New Roman" w:cs="Times New Roman"/>
          <w:color w:val="00B050"/>
          <w:sz w:val="24"/>
          <w:szCs w:val="24"/>
          <w:lang w:val="en-US"/>
        </w:rPr>
        <w:t xml:space="preserve">Additionally, from February to August 2023, the Polish research team used non-participatory </w:t>
      </w:r>
      <w:proofErr w:type="spellStart"/>
      <w:r w:rsidRPr="002423ED">
        <w:rPr>
          <w:rFonts w:ascii="Times New Roman" w:eastAsia="Times New Roman" w:hAnsi="Times New Roman" w:cs="Times New Roman"/>
          <w:color w:val="00B050"/>
          <w:sz w:val="24"/>
          <w:szCs w:val="24"/>
          <w:lang w:val="en-US"/>
        </w:rPr>
        <w:t>netnography</w:t>
      </w:r>
      <w:proofErr w:type="spellEnd"/>
      <w:r w:rsidRPr="002423ED">
        <w:rPr>
          <w:rFonts w:ascii="Times New Roman" w:eastAsia="Times New Roman" w:hAnsi="Times New Roman" w:cs="Times New Roman"/>
          <w:color w:val="00B050"/>
          <w:sz w:val="24"/>
          <w:szCs w:val="24"/>
          <w:lang w:val="en-US"/>
        </w:rPr>
        <w:t xml:space="preserve"> </w:t>
      </w:r>
      <w:r w:rsidRPr="002423ED">
        <w:rPr>
          <w:rFonts w:ascii="Times New Roman" w:hAnsi="Times New Roman" w:cs="Times New Roman"/>
          <w:color w:val="00B050"/>
          <w:sz w:val="24"/>
          <w:lang w:val="en-US"/>
        </w:rPr>
        <w:t>(</w:t>
      </w:r>
      <w:proofErr w:type="spellStart"/>
      <w:r w:rsidRPr="002423ED">
        <w:rPr>
          <w:rFonts w:ascii="Times New Roman" w:hAnsi="Times New Roman" w:cs="Times New Roman"/>
          <w:color w:val="00B050"/>
          <w:sz w:val="24"/>
          <w:lang w:val="en-US"/>
        </w:rPr>
        <w:t>Kozinets</w:t>
      </w:r>
      <w:proofErr w:type="spellEnd"/>
      <w:r w:rsidRPr="002423ED">
        <w:rPr>
          <w:rFonts w:ascii="Times New Roman" w:hAnsi="Times New Roman" w:cs="Times New Roman"/>
          <w:color w:val="00B050"/>
          <w:sz w:val="24"/>
          <w:lang w:val="en-US"/>
        </w:rPr>
        <w:t>, 2009)</w:t>
      </w:r>
      <w:r w:rsidRPr="002423ED">
        <w:rPr>
          <w:rFonts w:ascii="Times New Roman" w:eastAsia="Times New Roman" w:hAnsi="Times New Roman" w:cs="Times New Roman"/>
          <w:color w:val="00B050"/>
          <w:sz w:val="24"/>
          <w:szCs w:val="24"/>
          <w:lang w:val="en-US"/>
        </w:rPr>
        <w:t xml:space="preserve">, which is a unique form of ethnography dedicated to the study of online communities. This part of the research was intended to take a closer look at all scrapped threads related to the drug trade, but it focused not only on offers but also comments, including following links to </w:t>
      </w:r>
      <w:proofErr w:type="spellStart"/>
      <w:r w:rsidRPr="002423ED">
        <w:rPr>
          <w:rFonts w:ascii="Times New Roman" w:eastAsia="Times New Roman" w:hAnsi="Times New Roman" w:cs="Times New Roman"/>
          <w:color w:val="00B050"/>
          <w:sz w:val="24"/>
          <w:szCs w:val="24"/>
          <w:lang w:val="en-US"/>
        </w:rPr>
        <w:t>Cebulka’s</w:t>
      </w:r>
      <w:proofErr w:type="spellEnd"/>
      <w:r w:rsidRPr="002423ED">
        <w:rPr>
          <w:rFonts w:ascii="Times New Roman" w:eastAsia="Times New Roman" w:hAnsi="Times New Roman" w:cs="Times New Roman"/>
          <w:color w:val="00B050"/>
          <w:sz w:val="24"/>
          <w:szCs w:val="24"/>
          <w:lang w:val="en-US"/>
        </w:rPr>
        <w:t xml:space="preserve"> threads that are not advertisements but relate to other issues (see the Results section). </w:t>
      </w:r>
      <w:commentRangeEnd w:id="91"/>
      <w:r w:rsidRPr="002423ED">
        <w:rPr>
          <w:rStyle w:val="CommentReference"/>
          <w:color w:val="00B050"/>
        </w:rPr>
        <w:commentReference w:id="91"/>
      </w:r>
      <w:r w:rsidRPr="002423ED">
        <w:rPr>
          <w:rFonts w:ascii="Times New Roman" w:eastAsia="Times New Roman" w:hAnsi="Times New Roman" w:cs="Times New Roman"/>
          <w:color w:val="00B050"/>
          <w:sz w:val="24"/>
          <w:szCs w:val="24"/>
          <w:lang w:val="en-US"/>
        </w:rPr>
        <w:t xml:space="preserve">The procedure of this non-participatory </w:t>
      </w:r>
      <w:proofErr w:type="spellStart"/>
      <w:r w:rsidRPr="002423ED">
        <w:rPr>
          <w:rFonts w:ascii="Times New Roman" w:eastAsia="Times New Roman" w:hAnsi="Times New Roman" w:cs="Times New Roman"/>
          <w:color w:val="00B050"/>
          <w:sz w:val="24"/>
          <w:szCs w:val="24"/>
          <w:lang w:val="en-US"/>
        </w:rPr>
        <w:t>nethnography</w:t>
      </w:r>
      <w:proofErr w:type="spellEnd"/>
      <w:r w:rsidRPr="002423ED">
        <w:rPr>
          <w:rFonts w:ascii="Times New Roman" w:eastAsia="Times New Roman" w:hAnsi="Times New Roman" w:cs="Times New Roman"/>
          <w:color w:val="00B050"/>
          <w:sz w:val="24"/>
          <w:szCs w:val="24"/>
          <w:lang w:val="en-US"/>
        </w:rPr>
        <w:t xml:space="preserve"> (no interactions with users were initiated) was to analyze both the scrapped content and field notes made for each offer, the comments below the offers, and other parts of the forum mentioned in these comments. Team members used forms to describe and code the content, and present their notes, and interpretations while being there on-site. </w:t>
      </w:r>
    </w:p>
    <w:p w14:paraId="1C16131A" w14:textId="77777777" w:rsidR="00DB2894" w:rsidRPr="008A0F26" w:rsidRDefault="00DB2894" w:rsidP="003A14CF">
      <w:pPr>
        <w:rPr>
          <w:rFonts w:ascii="Times New Roman" w:eastAsia="Times New Roman" w:hAnsi="Times New Roman" w:cs="Times New Roman"/>
          <w:color w:val="00B050"/>
          <w:sz w:val="24"/>
          <w:szCs w:val="24"/>
        </w:rPr>
      </w:pPr>
    </w:p>
    <w:p w14:paraId="32B1C9F1" w14:textId="77777777" w:rsidR="00256DC8" w:rsidRDefault="00256DC8" w:rsidP="003A14CF">
      <w:pPr>
        <w:rPr>
          <w:rFonts w:ascii="Times New Roman" w:eastAsia="Times New Roman" w:hAnsi="Times New Roman" w:cs="Times New Roman"/>
          <w:sz w:val="24"/>
          <w:szCs w:val="24"/>
        </w:rPr>
      </w:pPr>
    </w:p>
    <w:p w14:paraId="3925041C" w14:textId="4A06E589" w:rsidR="003A14CF" w:rsidRPr="003A14CF" w:rsidRDefault="003A14CF" w:rsidP="003A14CF">
      <w:pPr>
        <w:rPr>
          <w:rFonts w:ascii="Times New Roman" w:eastAsia="Times New Roman" w:hAnsi="Times New Roman" w:cs="Times New Roman"/>
          <w:b/>
          <w:bCs/>
          <w:sz w:val="24"/>
          <w:szCs w:val="24"/>
        </w:rPr>
      </w:pPr>
      <w:r w:rsidRPr="003A14CF">
        <w:rPr>
          <w:rFonts w:ascii="Times New Roman" w:eastAsia="Times New Roman" w:hAnsi="Times New Roman" w:cs="Times New Roman"/>
          <w:b/>
          <w:bCs/>
          <w:sz w:val="24"/>
          <w:szCs w:val="24"/>
        </w:rPr>
        <w:t>Results</w:t>
      </w:r>
    </w:p>
    <w:p w14:paraId="402DFDCB" w14:textId="77777777" w:rsidR="00256DC8" w:rsidRDefault="00256DC8" w:rsidP="00256DC8">
      <w:pPr>
        <w:rPr>
          <w:rFonts w:ascii="Times New Roman" w:eastAsia="Times New Roman" w:hAnsi="Times New Roman" w:cs="Times New Roman"/>
          <w:i/>
          <w:sz w:val="24"/>
          <w:szCs w:val="24"/>
        </w:rPr>
      </w:pPr>
    </w:p>
    <w:p w14:paraId="46299E66" w14:textId="3F6E2AC4" w:rsidR="00256DC8" w:rsidRDefault="00256DC8" w:rsidP="003A14CF">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Finnish: </w:t>
      </w:r>
      <w:proofErr w:type="spellStart"/>
      <w:r>
        <w:rPr>
          <w:rFonts w:ascii="Times New Roman" w:eastAsia="Times New Roman" w:hAnsi="Times New Roman" w:cs="Times New Roman"/>
          <w:i/>
          <w:sz w:val="24"/>
          <w:szCs w:val="24"/>
        </w:rPr>
        <w:t>Tsatti</w:t>
      </w:r>
      <w:proofErr w:type="spellEnd"/>
    </w:p>
    <w:p w14:paraId="5CCD112A" w14:textId="05A097EF"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all Finnish chat messages. 977 of 1574 messages are advertisements. </w:t>
      </w:r>
      <w:commentRangeStart w:id="92"/>
      <w:r>
        <w:rPr>
          <w:rFonts w:ascii="Times New Roman" w:eastAsia="Times New Roman" w:hAnsi="Times New Roman" w:cs="Times New Roman"/>
          <w:sz w:val="24"/>
          <w:szCs w:val="24"/>
        </w:rPr>
        <w:t xml:space="preserve">There are 358 unique nicknames on </w:t>
      </w:r>
      <w:proofErr w:type="spellStart"/>
      <w:r>
        <w:rPr>
          <w:rFonts w:ascii="Times New Roman" w:eastAsia="Times New Roman" w:hAnsi="Times New Roman" w:cs="Times New Roman"/>
          <w:sz w:val="24"/>
          <w:szCs w:val="24"/>
        </w:rPr>
        <w:t>Wickr</w:t>
      </w:r>
      <w:proofErr w:type="spellEnd"/>
      <w:r>
        <w:rPr>
          <w:rFonts w:ascii="Times New Roman" w:eastAsia="Times New Roman" w:hAnsi="Times New Roman" w:cs="Times New Roman"/>
          <w:sz w:val="24"/>
          <w:szCs w:val="24"/>
        </w:rPr>
        <w:t xml:space="preserve"> and 36 unique Session IDs for vendors</w:t>
      </w:r>
      <w:commentRangeEnd w:id="92"/>
      <w:r>
        <w:commentReference w:id="92"/>
      </w:r>
      <w:r>
        <w:rPr>
          <w:rFonts w:ascii="Times New Roman" w:eastAsia="Times New Roman" w:hAnsi="Times New Roman" w:cs="Times New Roman"/>
          <w:sz w:val="24"/>
          <w:szCs w:val="24"/>
        </w:rPr>
        <w:t xml:space="preserve">. Session ID is an alternate contact method in addition to the </w:t>
      </w:r>
      <w:proofErr w:type="spellStart"/>
      <w:r>
        <w:rPr>
          <w:rFonts w:ascii="Times New Roman" w:eastAsia="Times New Roman" w:hAnsi="Times New Roman" w:cs="Times New Roman"/>
          <w:sz w:val="24"/>
          <w:szCs w:val="24"/>
        </w:rPr>
        <w:t>Wickr</w:t>
      </w:r>
      <w:proofErr w:type="spellEnd"/>
      <w:r>
        <w:rPr>
          <w:rFonts w:ascii="Times New Roman" w:eastAsia="Times New Roman" w:hAnsi="Times New Roman" w:cs="Times New Roman"/>
          <w:sz w:val="24"/>
          <w:szCs w:val="24"/>
        </w:rPr>
        <w:t xml:space="preserve"> nickname. Thus, there are a total of 358 unique sellers.</w:t>
      </w:r>
    </w:p>
    <w:p w14:paraId="42185398" w14:textId="77777777" w:rsidR="00332A2B" w:rsidRDefault="00332A2B" w:rsidP="003A14CF">
      <w:pPr>
        <w:rPr>
          <w:rFonts w:ascii="Times New Roman" w:eastAsia="Times New Roman" w:hAnsi="Times New Roman" w:cs="Times New Roman"/>
          <w:sz w:val="24"/>
          <w:szCs w:val="24"/>
        </w:rPr>
      </w:pPr>
      <w:commentRangeStart w:id="93"/>
    </w:p>
    <w:tbl>
      <w:tblPr>
        <w:tblStyle w:val="a"/>
        <w:tblW w:w="50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tblGrid>
      <w:tr w:rsidR="00332A2B" w14:paraId="395BA225" w14:textId="77777777">
        <w:tc>
          <w:tcPr>
            <w:tcW w:w="2520" w:type="dxa"/>
            <w:tcMar>
              <w:top w:w="100" w:type="dxa"/>
              <w:left w:w="100" w:type="dxa"/>
              <w:bottom w:w="100" w:type="dxa"/>
              <w:right w:w="100" w:type="dxa"/>
            </w:tcMar>
          </w:tcPr>
          <w:p w14:paraId="3A4BD82B" w14:textId="77777777" w:rsidR="00332A2B" w:rsidRDefault="00000000" w:rsidP="003A14CF">
            <w:pPr>
              <w:widowControl w:val="0"/>
              <w:spacing w:line="240" w:lineRule="auto"/>
              <w:rPr>
                <w:rFonts w:ascii="Times New Roman" w:eastAsia="Times New Roman" w:hAnsi="Times New Roman" w:cs="Times New Roman"/>
                <w:b/>
                <w:sz w:val="20"/>
                <w:szCs w:val="20"/>
              </w:rPr>
            </w:pPr>
            <w:bookmarkStart w:id="94" w:name="_Hlk146188977"/>
            <w:r>
              <w:rPr>
                <w:rFonts w:ascii="Times New Roman" w:eastAsia="Times New Roman" w:hAnsi="Times New Roman" w:cs="Times New Roman"/>
                <w:b/>
                <w:sz w:val="20"/>
                <w:szCs w:val="20"/>
              </w:rPr>
              <w:t>Category</w:t>
            </w:r>
          </w:p>
        </w:tc>
        <w:tc>
          <w:tcPr>
            <w:tcW w:w="2520" w:type="dxa"/>
            <w:tcMar>
              <w:top w:w="100" w:type="dxa"/>
              <w:left w:w="100" w:type="dxa"/>
              <w:bottom w:w="100" w:type="dxa"/>
              <w:right w:w="100" w:type="dxa"/>
            </w:tcMar>
          </w:tcPr>
          <w:p w14:paraId="0AB0BD52" w14:textId="77777777" w:rsidR="00332A2B" w:rsidRDefault="00000000" w:rsidP="003A14CF">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Sell advertisements</w:t>
            </w:r>
          </w:p>
        </w:tc>
      </w:tr>
      <w:commentRangeEnd w:id="93"/>
      <w:tr w:rsidR="00332A2B" w14:paraId="13835FC7" w14:textId="77777777">
        <w:tc>
          <w:tcPr>
            <w:tcW w:w="2520" w:type="dxa"/>
            <w:tcMar>
              <w:top w:w="100" w:type="dxa"/>
              <w:left w:w="100" w:type="dxa"/>
              <w:bottom w:w="100" w:type="dxa"/>
              <w:right w:w="100" w:type="dxa"/>
            </w:tcMar>
          </w:tcPr>
          <w:p w14:paraId="0B68377E" w14:textId="77777777" w:rsidR="00332A2B" w:rsidRDefault="00907000" w:rsidP="003A14CF">
            <w:pPr>
              <w:widowControl w:val="0"/>
              <w:spacing w:line="240" w:lineRule="auto"/>
              <w:rPr>
                <w:rFonts w:ascii="Times New Roman" w:eastAsia="Times New Roman" w:hAnsi="Times New Roman" w:cs="Times New Roman"/>
                <w:sz w:val="20"/>
                <w:szCs w:val="20"/>
              </w:rPr>
            </w:pPr>
            <w:r>
              <w:rPr>
                <w:rStyle w:val="CommentReference"/>
              </w:rPr>
              <w:commentReference w:id="93"/>
            </w:r>
            <w:proofErr w:type="spellStart"/>
            <w:r>
              <w:rPr>
                <w:rFonts w:ascii="Times New Roman" w:eastAsia="Times New Roman" w:hAnsi="Times New Roman" w:cs="Times New Roman"/>
                <w:sz w:val="20"/>
                <w:szCs w:val="20"/>
              </w:rPr>
              <w:t>prescription_drugs</w:t>
            </w:r>
            <w:proofErr w:type="spellEnd"/>
          </w:p>
        </w:tc>
        <w:tc>
          <w:tcPr>
            <w:tcW w:w="2520" w:type="dxa"/>
            <w:tcMar>
              <w:top w:w="100" w:type="dxa"/>
              <w:left w:w="100" w:type="dxa"/>
              <w:bottom w:w="100" w:type="dxa"/>
              <w:right w:w="100" w:type="dxa"/>
            </w:tcMar>
          </w:tcPr>
          <w:p w14:paraId="38258C47"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386</w:t>
            </w:r>
          </w:p>
        </w:tc>
      </w:tr>
      <w:tr w:rsidR="00332A2B" w14:paraId="5CBC3C64" w14:textId="77777777">
        <w:tc>
          <w:tcPr>
            <w:tcW w:w="2520" w:type="dxa"/>
            <w:tcMar>
              <w:top w:w="100" w:type="dxa"/>
              <w:left w:w="100" w:type="dxa"/>
              <w:bottom w:w="100" w:type="dxa"/>
              <w:right w:w="100" w:type="dxa"/>
            </w:tcMar>
          </w:tcPr>
          <w:p w14:paraId="31FE22EB"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cannabis</w:t>
            </w:r>
          </w:p>
        </w:tc>
        <w:tc>
          <w:tcPr>
            <w:tcW w:w="2520" w:type="dxa"/>
            <w:tcMar>
              <w:top w:w="100" w:type="dxa"/>
              <w:left w:w="100" w:type="dxa"/>
              <w:bottom w:w="100" w:type="dxa"/>
              <w:right w:w="100" w:type="dxa"/>
            </w:tcMar>
          </w:tcPr>
          <w:p w14:paraId="7D8E721A"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299</w:t>
            </w:r>
          </w:p>
        </w:tc>
      </w:tr>
      <w:tr w:rsidR="00332A2B" w14:paraId="3ED6C983" w14:textId="77777777">
        <w:tc>
          <w:tcPr>
            <w:tcW w:w="2520" w:type="dxa"/>
            <w:tcMar>
              <w:top w:w="100" w:type="dxa"/>
              <w:left w:w="100" w:type="dxa"/>
              <w:bottom w:w="100" w:type="dxa"/>
              <w:right w:w="100" w:type="dxa"/>
            </w:tcMar>
          </w:tcPr>
          <w:p w14:paraId="3C65A65D" w14:textId="77777777" w:rsidR="00332A2B" w:rsidRDefault="00000000" w:rsidP="003A14CF">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lsd</w:t>
            </w:r>
            <w:proofErr w:type="spellEnd"/>
          </w:p>
        </w:tc>
        <w:tc>
          <w:tcPr>
            <w:tcW w:w="2520" w:type="dxa"/>
            <w:tcMar>
              <w:top w:w="100" w:type="dxa"/>
              <w:left w:w="100" w:type="dxa"/>
              <w:bottom w:w="100" w:type="dxa"/>
              <w:right w:w="100" w:type="dxa"/>
            </w:tcMar>
          </w:tcPr>
          <w:p w14:paraId="22AC160E"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332A2B" w14:paraId="65234D92" w14:textId="77777777">
        <w:tc>
          <w:tcPr>
            <w:tcW w:w="2520" w:type="dxa"/>
            <w:tcMar>
              <w:top w:w="100" w:type="dxa"/>
              <w:left w:w="100" w:type="dxa"/>
              <w:bottom w:w="100" w:type="dxa"/>
              <w:right w:w="100" w:type="dxa"/>
            </w:tcMar>
          </w:tcPr>
          <w:p w14:paraId="50FD89CB"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opioids</w:t>
            </w:r>
          </w:p>
        </w:tc>
        <w:tc>
          <w:tcPr>
            <w:tcW w:w="2520" w:type="dxa"/>
            <w:tcMar>
              <w:top w:w="100" w:type="dxa"/>
              <w:left w:w="100" w:type="dxa"/>
              <w:bottom w:w="100" w:type="dxa"/>
              <w:right w:w="100" w:type="dxa"/>
            </w:tcMar>
          </w:tcPr>
          <w:p w14:paraId="299C1D78"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268</w:t>
            </w:r>
          </w:p>
        </w:tc>
      </w:tr>
      <w:tr w:rsidR="00332A2B" w14:paraId="150F4E26" w14:textId="77777777">
        <w:tc>
          <w:tcPr>
            <w:tcW w:w="2520" w:type="dxa"/>
            <w:tcMar>
              <w:top w:w="100" w:type="dxa"/>
              <w:left w:w="100" w:type="dxa"/>
              <w:bottom w:w="100" w:type="dxa"/>
              <w:right w:w="100" w:type="dxa"/>
            </w:tcMar>
          </w:tcPr>
          <w:p w14:paraId="1663D719"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accessories</w:t>
            </w:r>
          </w:p>
        </w:tc>
        <w:tc>
          <w:tcPr>
            <w:tcW w:w="2520" w:type="dxa"/>
            <w:tcMar>
              <w:top w:w="100" w:type="dxa"/>
              <w:left w:w="100" w:type="dxa"/>
              <w:bottom w:w="100" w:type="dxa"/>
              <w:right w:w="100" w:type="dxa"/>
            </w:tcMar>
          </w:tcPr>
          <w:p w14:paraId="0F3F93A1"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332A2B" w14:paraId="1F6F8E56" w14:textId="77777777">
        <w:tc>
          <w:tcPr>
            <w:tcW w:w="2520" w:type="dxa"/>
            <w:tcMar>
              <w:top w:w="100" w:type="dxa"/>
              <w:left w:w="100" w:type="dxa"/>
              <w:bottom w:w="100" w:type="dxa"/>
              <w:right w:w="100" w:type="dxa"/>
            </w:tcMar>
          </w:tcPr>
          <w:p w14:paraId="0735C64C"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cocaine</w:t>
            </w:r>
          </w:p>
        </w:tc>
        <w:tc>
          <w:tcPr>
            <w:tcW w:w="2520" w:type="dxa"/>
            <w:tcMar>
              <w:top w:w="100" w:type="dxa"/>
              <w:left w:w="100" w:type="dxa"/>
              <w:bottom w:w="100" w:type="dxa"/>
              <w:right w:w="100" w:type="dxa"/>
            </w:tcMar>
          </w:tcPr>
          <w:p w14:paraId="350517D1"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44</w:t>
            </w:r>
          </w:p>
        </w:tc>
      </w:tr>
      <w:tr w:rsidR="00332A2B" w14:paraId="254BA1E9" w14:textId="77777777">
        <w:tc>
          <w:tcPr>
            <w:tcW w:w="2520" w:type="dxa"/>
            <w:tcMar>
              <w:top w:w="100" w:type="dxa"/>
              <w:left w:w="100" w:type="dxa"/>
              <w:bottom w:w="100" w:type="dxa"/>
              <w:right w:w="100" w:type="dxa"/>
            </w:tcMar>
          </w:tcPr>
          <w:p w14:paraId="15B431D1" w14:textId="77777777" w:rsidR="00332A2B" w:rsidRDefault="00000000" w:rsidP="003A14CF">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mdma</w:t>
            </w:r>
            <w:proofErr w:type="spellEnd"/>
          </w:p>
        </w:tc>
        <w:tc>
          <w:tcPr>
            <w:tcW w:w="2520" w:type="dxa"/>
            <w:tcMar>
              <w:top w:w="100" w:type="dxa"/>
              <w:left w:w="100" w:type="dxa"/>
              <w:bottom w:w="100" w:type="dxa"/>
              <w:right w:w="100" w:type="dxa"/>
            </w:tcMar>
          </w:tcPr>
          <w:p w14:paraId="3CE7D7B9"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167</w:t>
            </w:r>
          </w:p>
        </w:tc>
      </w:tr>
      <w:tr w:rsidR="00332A2B" w14:paraId="1E3A40FD" w14:textId="77777777">
        <w:tc>
          <w:tcPr>
            <w:tcW w:w="2520" w:type="dxa"/>
            <w:tcMar>
              <w:top w:w="100" w:type="dxa"/>
              <w:left w:w="100" w:type="dxa"/>
              <w:bottom w:w="100" w:type="dxa"/>
              <w:right w:w="100" w:type="dxa"/>
            </w:tcMar>
          </w:tcPr>
          <w:p w14:paraId="618F28FB"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amphetamine</w:t>
            </w:r>
          </w:p>
        </w:tc>
        <w:tc>
          <w:tcPr>
            <w:tcW w:w="2520" w:type="dxa"/>
            <w:tcMar>
              <w:top w:w="100" w:type="dxa"/>
              <w:left w:w="100" w:type="dxa"/>
              <w:bottom w:w="100" w:type="dxa"/>
              <w:right w:w="100" w:type="dxa"/>
            </w:tcMar>
          </w:tcPr>
          <w:p w14:paraId="4C240E02"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198</w:t>
            </w:r>
          </w:p>
        </w:tc>
      </w:tr>
      <w:tr w:rsidR="00332A2B" w14:paraId="66BB2E65" w14:textId="77777777">
        <w:tc>
          <w:tcPr>
            <w:tcW w:w="2520" w:type="dxa"/>
            <w:tcMar>
              <w:top w:w="100" w:type="dxa"/>
              <w:left w:w="100" w:type="dxa"/>
              <w:bottom w:w="100" w:type="dxa"/>
              <w:right w:w="100" w:type="dxa"/>
            </w:tcMar>
          </w:tcPr>
          <w:p w14:paraId="3BDBF0B8"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mushrooms</w:t>
            </w:r>
          </w:p>
        </w:tc>
        <w:tc>
          <w:tcPr>
            <w:tcW w:w="2520" w:type="dxa"/>
            <w:tcMar>
              <w:top w:w="100" w:type="dxa"/>
              <w:left w:w="100" w:type="dxa"/>
              <w:bottom w:w="100" w:type="dxa"/>
              <w:right w:w="100" w:type="dxa"/>
            </w:tcMar>
          </w:tcPr>
          <w:p w14:paraId="7FAE8F44"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79</w:t>
            </w:r>
          </w:p>
        </w:tc>
      </w:tr>
      <w:tr w:rsidR="00332A2B" w14:paraId="401C7569" w14:textId="77777777">
        <w:tc>
          <w:tcPr>
            <w:tcW w:w="2520" w:type="dxa"/>
            <w:tcMar>
              <w:top w:w="100" w:type="dxa"/>
              <w:left w:w="100" w:type="dxa"/>
              <w:bottom w:w="100" w:type="dxa"/>
              <w:right w:w="100" w:type="dxa"/>
            </w:tcMar>
          </w:tcPr>
          <w:p w14:paraId="35EFBAEC"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ketamine</w:t>
            </w:r>
          </w:p>
        </w:tc>
        <w:tc>
          <w:tcPr>
            <w:tcW w:w="2520" w:type="dxa"/>
            <w:tcMar>
              <w:top w:w="100" w:type="dxa"/>
              <w:left w:w="100" w:type="dxa"/>
              <w:bottom w:w="100" w:type="dxa"/>
              <w:right w:w="100" w:type="dxa"/>
            </w:tcMar>
          </w:tcPr>
          <w:p w14:paraId="48E2CE98"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r>
      <w:tr w:rsidR="00332A2B" w14:paraId="608D626E" w14:textId="77777777">
        <w:tc>
          <w:tcPr>
            <w:tcW w:w="2520" w:type="dxa"/>
            <w:tcMar>
              <w:top w:w="100" w:type="dxa"/>
              <w:left w:w="100" w:type="dxa"/>
              <w:bottom w:w="100" w:type="dxa"/>
              <w:right w:w="100" w:type="dxa"/>
            </w:tcMar>
          </w:tcPr>
          <w:p w14:paraId="1ED10EF8"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methamphetamine</w:t>
            </w:r>
          </w:p>
        </w:tc>
        <w:tc>
          <w:tcPr>
            <w:tcW w:w="2520" w:type="dxa"/>
            <w:tcMar>
              <w:top w:w="100" w:type="dxa"/>
              <w:left w:w="100" w:type="dxa"/>
              <w:bottom w:w="100" w:type="dxa"/>
              <w:right w:w="100" w:type="dxa"/>
            </w:tcMar>
          </w:tcPr>
          <w:p w14:paraId="5538010E"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332A2B" w14:paraId="4A595550" w14:textId="77777777">
        <w:tc>
          <w:tcPr>
            <w:tcW w:w="2520" w:type="dxa"/>
            <w:tcMar>
              <w:top w:w="100" w:type="dxa"/>
              <w:left w:w="100" w:type="dxa"/>
              <w:bottom w:w="100" w:type="dxa"/>
              <w:right w:w="100" w:type="dxa"/>
            </w:tcMar>
          </w:tcPr>
          <w:p w14:paraId="2B0608D4"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gamma</w:t>
            </w:r>
          </w:p>
        </w:tc>
        <w:tc>
          <w:tcPr>
            <w:tcW w:w="2520" w:type="dxa"/>
            <w:tcMar>
              <w:top w:w="100" w:type="dxa"/>
              <w:left w:w="100" w:type="dxa"/>
              <w:bottom w:w="100" w:type="dxa"/>
              <w:right w:w="100" w:type="dxa"/>
            </w:tcMar>
          </w:tcPr>
          <w:p w14:paraId="218D71F4"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332A2B" w14:paraId="0DB6CC8B" w14:textId="77777777">
        <w:tc>
          <w:tcPr>
            <w:tcW w:w="2520" w:type="dxa"/>
            <w:tcMar>
              <w:top w:w="100" w:type="dxa"/>
              <w:left w:w="100" w:type="dxa"/>
              <w:bottom w:w="100" w:type="dxa"/>
              <w:right w:w="100" w:type="dxa"/>
            </w:tcMar>
          </w:tcPr>
          <w:p w14:paraId="602AB654"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steroids</w:t>
            </w:r>
          </w:p>
        </w:tc>
        <w:tc>
          <w:tcPr>
            <w:tcW w:w="2520" w:type="dxa"/>
            <w:tcMar>
              <w:top w:w="100" w:type="dxa"/>
              <w:left w:w="100" w:type="dxa"/>
              <w:bottom w:w="100" w:type="dxa"/>
              <w:right w:w="100" w:type="dxa"/>
            </w:tcMar>
          </w:tcPr>
          <w:p w14:paraId="61A18D4E"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332A2B" w14:paraId="79945CD2" w14:textId="77777777">
        <w:tc>
          <w:tcPr>
            <w:tcW w:w="2520" w:type="dxa"/>
            <w:tcMar>
              <w:top w:w="100" w:type="dxa"/>
              <w:left w:w="100" w:type="dxa"/>
              <w:bottom w:w="100" w:type="dxa"/>
              <w:right w:w="100" w:type="dxa"/>
            </w:tcMar>
          </w:tcPr>
          <w:p w14:paraId="38D1B6DB" w14:textId="77777777" w:rsidR="00332A2B" w:rsidRDefault="00000000" w:rsidP="003A14CF">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viagra</w:t>
            </w:r>
            <w:proofErr w:type="spellEnd"/>
          </w:p>
        </w:tc>
        <w:tc>
          <w:tcPr>
            <w:tcW w:w="2520" w:type="dxa"/>
            <w:tcMar>
              <w:top w:w="100" w:type="dxa"/>
              <w:left w:w="100" w:type="dxa"/>
              <w:bottom w:w="100" w:type="dxa"/>
              <w:right w:w="100" w:type="dxa"/>
            </w:tcMar>
          </w:tcPr>
          <w:p w14:paraId="6060B889"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332A2B" w14:paraId="5CC37AF2" w14:textId="77777777">
        <w:tc>
          <w:tcPr>
            <w:tcW w:w="2520" w:type="dxa"/>
            <w:tcMar>
              <w:top w:w="100" w:type="dxa"/>
              <w:left w:w="100" w:type="dxa"/>
              <w:bottom w:w="100" w:type="dxa"/>
              <w:right w:w="100" w:type="dxa"/>
            </w:tcMar>
          </w:tcPr>
          <w:p w14:paraId="4BB9EA8F"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5-meo-dmt</w:t>
            </w:r>
          </w:p>
        </w:tc>
        <w:tc>
          <w:tcPr>
            <w:tcW w:w="2520" w:type="dxa"/>
            <w:tcMar>
              <w:top w:w="100" w:type="dxa"/>
              <w:left w:w="100" w:type="dxa"/>
              <w:bottom w:w="100" w:type="dxa"/>
              <w:right w:w="100" w:type="dxa"/>
            </w:tcMar>
          </w:tcPr>
          <w:p w14:paraId="36685CF9"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332A2B" w14:paraId="30403113" w14:textId="77777777">
        <w:tc>
          <w:tcPr>
            <w:tcW w:w="2520" w:type="dxa"/>
            <w:tcMar>
              <w:top w:w="100" w:type="dxa"/>
              <w:left w:w="100" w:type="dxa"/>
              <w:bottom w:w="100" w:type="dxa"/>
              <w:right w:w="100" w:type="dxa"/>
            </w:tcMar>
          </w:tcPr>
          <w:p w14:paraId="5250827C"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tobacco</w:t>
            </w:r>
          </w:p>
        </w:tc>
        <w:tc>
          <w:tcPr>
            <w:tcW w:w="2520" w:type="dxa"/>
            <w:tcMar>
              <w:top w:w="100" w:type="dxa"/>
              <w:left w:w="100" w:type="dxa"/>
              <w:bottom w:w="100" w:type="dxa"/>
              <w:right w:w="100" w:type="dxa"/>
            </w:tcMar>
          </w:tcPr>
          <w:p w14:paraId="75AAB073"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332A2B" w14:paraId="3C36E72F" w14:textId="77777777">
        <w:tc>
          <w:tcPr>
            <w:tcW w:w="2520" w:type="dxa"/>
            <w:tcMar>
              <w:top w:w="100" w:type="dxa"/>
              <w:left w:w="100" w:type="dxa"/>
              <w:bottom w:w="100" w:type="dxa"/>
              <w:right w:w="100" w:type="dxa"/>
            </w:tcMar>
          </w:tcPr>
          <w:p w14:paraId="29A78523"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w:t>
            </w:r>
          </w:p>
        </w:tc>
        <w:tc>
          <w:tcPr>
            <w:tcW w:w="2520" w:type="dxa"/>
            <w:tcMar>
              <w:top w:w="100" w:type="dxa"/>
              <w:left w:w="100" w:type="dxa"/>
              <w:bottom w:w="100" w:type="dxa"/>
              <w:right w:w="100" w:type="dxa"/>
            </w:tcMar>
          </w:tcPr>
          <w:p w14:paraId="1AAB6463"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332A2B" w14:paraId="5D23912A" w14:textId="77777777">
        <w:tc>
          <w:tcPr>
            <w:tcW w:w="2520" w:type="dxa"/>
            <w:tcMar>
              <w:top w:w="100" w:type="dxa"/>
              <w:left w:w="100" w:type="dxa"/>
              <w:bottom w:w="100" w:type="dxa"/>
              <w:right w:w="100" w:type="dxa"/>
            </w:tcMar>
          </w:tcPr>
          <w:p w14:paraId="214FB8EA"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roofErr w:type="spellStart"/>
            <w:r>
              <w:rPr>
                <w:rFonts w:ascii="Times New Roman" w:eastAsia="Times New Roman" w:hAnsi="Times New Roman" w:cs="Times New Roman"/>
                <w:sz w:val="20"/>
                <w:szCs w:val="20"/>
              </w:rPr>
              <w:t>pvp</w:t>
            </w:r>
            <w:proofErr w:type="spellEnd"/>
          </w:p>
        </w:tc>
        <w:tc>
          <w:tcPr>
            <w:tcW w:w="2520" w:type="dxa"/>
            <w:tcMar>
              <w:top w:w="100" w:type="dxa"/>
              <w:left w:w="100" w:type="dxa"/>
              <w:bottom w:w="100" w:type="dxa"/>
              <w:right w:w="100" w:type="dxa"/>
            </w:tcMar>
          </w:tcPr>
          <w:p w14:paraId="0A759D63"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332A2B" w14:paraId="39590C5C" w14:textId="77777777">
        <w:tc>
          <w:tcPr>
            <w:tcW w:w="2520" w:type="dxa"/>
            <w:tcMar>
              <w:top w:w="100" w:type="dxa"/>
              <w:left w:w="100" w:type="dxa"/>
              <w:bottom w:w="100" w:type="dxa"/>
              <w:right w:w="100" w:type="dxa"/>
            </w:tcMar>
          </w:tcPr>
          <w:p w14:paraId="3884ECEC"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2cb</w:t>
            </w:r>
          </w:p>
        </w:tc>
        <w:tc>
          <w:tcPr>
            <w:tcW w:w="2520" w:type="dxa"/>
            <w:tcMar>
              <w:top w:w="100" w:type="dxa"/>
              <w:left w:w="100" w:type="dxa"/>
              <w:bottom w:w="100" w:type="dxa"/>
              <w:right w:w="100" w:type="dxa"/>
            </w:tcMar>
          </w:tcPr>
          <w:p w14:paraId="5E81EC74"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332A2B" w14:paraId="1F9C62A8" w14:textId="77777777" w:rsidTr="00907000">
        <w:trPr>
          <w:trHeight w:val="20"/>
        </w:trPr>
        <w:tc>
          <w:tcPr>
            <w:tcW w:w="2520" w:type="dxa"/>
            <w:tcMar>
              <w:top w:w="100" w:type="dxa"/>
              <w:left w:w="100" w:type="dxa"/>
              <w:bottom w:w="100" w:type="dxa"/>
              <w:right w:w="100" w:type="dxa"/>
            </w:tcMar>
          </w:tcPr>
          <w:p w14:paraId="283C06AE"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dob</w:t>
            </w:r>
          </w:p>
        </w:tc>
        <w:tc>
          <w:tcPr>
            <w:tcW w:w="2520" w:type="dxa"/>
            <w:tcMar>
              <w:top w:w="100" w:type="dxa"/>
              <w:left w:w="100" w:type="dxa"/>
              <w:bottom w:w="100" w:type="dxa"/>
              <w:right w:w="100" w:type="dxa"/>
            </w:tcMar>
          </w:tcPr>
          <w:p w14:paraId="21D91236" w14:textId="77777777" w:rsidR="00332A2B" w:rsidRDefault="00000000" w:rsidP="003A14C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bl>
    <w:p w14:paraId="4D8193FB" w14:textId="77777777" w:rsidR="00332A2B" w:rsidRDefault="00332A2B" w:rsidP="003A14CF">
      <w:pPr>
        <w:rPr>
          <w:rFonts w:ascii="Times New Roman" w:eastAsia="Times New Roman" w:hAnsi="Times New Roman" w:cs="Times New Roman"/>
          <w:sz w:val="24"/>
          <w:szCs w:val="24"/>
        </w:rPr>
      </w:pPr>
    </w:p>
    <w:bookmarkEnd w:id="94"/>
    <w:p w14:paraId="7F16F2ED" w14:textId="77777777"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2A920B" wp14:editId="0831AC75">
            <wp:extent cx="3200400" cy="1803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200400" cy="1803400"/>
                    </a:xfrm>
                    <a:prstGeom prst="rect">
                      <a:avLst/>
                    </a:prstGeom>
                    <a:ln/>
                  </pic:spPr>
                </pic:pic>
              </a:graphicData>
            </a:graphic>
          </wp:inline>
        </w:drawing>
      </w:r>
    </w:p>
    <w:p w14:paraId="2E7259C5" w14:textId="64EE8DF8" w:rsidR="00332A2B" w:rsidRDefault="00000000" w:rsidP="003A14CF">
      <w:pPr>
        <w:rPr>
          <w:ins w:id="95" w:author="Mikko Aaltonen" w:date="2023-04-12T07:27:00Z"/>
          <w:rFonts w:ascii="Times New Roman" w:eastAsia="Times New Roman" w:hAnsi="Times New Roman" w:cs="Times New Roman"/>
          <w:sz w:val="24"/>
          <w:szCs w:val="24"/>
        </w:rPr>
      </w:pPr>
      <w:commentRangeStart w:id="96"/>
      <w:ins w:id="97" w:author="Mikko Aaltonen" w:date="2023-04-12T07:27:00Z">
        <w:r>
          <w:rPr>
            <w:rFonts w:ascii="Times New Roman" w:eastAsia="Times New Roman" w:hAnsi="Times New Roman" w:cs="Times New Roman"/>
            <w:sz w:val="24"/>
            <w:szCs w:val="24"/>
          </w:rPr>
          <w:t>The vendors typically specialize in one type of substance, as 71% percent of them sell only one type, 17 percent two types, and only few sellers more than 4 different substances. The sellers who are most likely to specialize are the ones selling MDMA (65% of vendors selling one substance only) and cannabis (58%), whereas vendors selling mushrooms (28%), opioids (32%)</w:t>
        </w:r>
      </w:ins>
      <w:ins w:id="98" w:author="Piotr Siuda" w:date="2023-09-18T21:06:00Z">
        <w:r w:rsidR="003A14CF">
          <w:rPr>
            <w:rFonts w:ascii="Times New Roman" w:eastAsia="Times New Roman" w:hAnsi="Times New Roman" w:cs="Times New Roman"/>
            <w:sz w:val="24"/>
            <w:szCs w:val="24"/>
          </w:rPr>
          <w:t>,</w:t>
        </w:r>
      </w:ins>
      <w:ins w:id="99" w:author="Mikko Aaltonen" w:date="2023-04-12T07:27:00Z">
        <w:r>
          <w:rPr>
            <w:rFonts w:ascii="Times New Roman" w:eastAsia="Times New Roman" w:hAnsi="Times New Roman" w:cs="Times New Roman"/>
            <w:sz w:val="24"/>
            <w:szCs w:val="24"/>
          </w:rPr>
          <w:t xml:space="preserve"> and cocaine (33%) are more likely to sell other substances, as well. For example, 23% of vendors who sell cannabis also sell prescription drugs, while the proportion selling prescription drugs among those who sell opioids is 51%. </w:t>
        </w:r>
      </w:ins>
      <w:commentRangeEnd w:id="96"/>
      <w:r w:rsidR="003A14CF">
        <w:rPr>
          <w:rStyle w:val="CommentReference"/>
        </w:rPr>
        <w:commentReference w:id="96"/>
      </w:r>
    </w:p>
    <w:p w14:paraId="73EAB527" w14:textId="77777777" w:rsidR="00332A2B" w:rsidRDefault="00000000" w:rsidP="003A14CF">
      <w:pPr>
        <w:rPr>
          <w:ins w:id="100" w:author="Mikko Aaltonen" w:date="2023-04-12T07:27:00Z"/>
          <w:rFonts w:ascii="Times New Roman" w:eastAsia="Times New Roman" w:hAnsi="Times New Roman" w:cs="Times New Roman"/>
          <w:sz w:val="24"/>
          <w:szCs w:val="24"/>
        </w:rPr>
      </w:pPr>
      <w:ins w:id="101" w:author="Mikko Aaltonen" w:date="2023-04-12T07:27:00Z">
        <w:r>
          <w:rPr>
            <w:rFonts w:ascii="Times New Roman" w:eastAsia="Times New Roman" w:hAnsi="Times New Roman" w:cs="Times New Roman"/>
            <w:noProof/>
            <w:sz w:val="24"/>
            <w:szCs w:val="24"/>
          </w:rPr>
          <w:drawing>
            <wp:inline distT="114300" distB="114300" distL="114300" distR="114300" wp14:anchorId="74B1ACBD" wp14:editId="5F3CBD41">
              <wp:extent cx="2524125" cy="1809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524125" cy="1809750"/>
                      </a:xfrm>
                      <a:prstGeom prst="rect">
                        <a:avLst/>
                      </a:prstGeom>
                      <a:ln/>
                    </pic:spPr>
                  </pic:pic>
                </a:graphicData>
              </a:graphic>
            </wp:inline>
          </w:drawing>
        </w:r>
      </w:ins>
    </w:p>
    <w:p w14:paraId="0E348A2A" w14:textId="77777777" w:rsidR="00332A2B" w:rsidRDefault="00332A2B" w:rsidP="003A14CF">
      <w:pPr>
        <w:rPr>
          <w:ins w:id="102" w:author="Mikko Aaltonen" w:date="2023-04-12T07:27:00Z"/>
          <w:rFonts w:ascii="Times New Roman" w:eastAsia="Times New Roman" w:hAnsi="Times New Roman" w:cs="Times New Roman"/>
          <w:sz w:val="24"/>
          <w:szCs w:val="24"/>
        </w:rPr>
      </w:pPr>
    </w:p>
    <w:p w14:paraId="10A51D71" w14:textId="2A746C7D" w:rsidR="00332A2B" w:rsidRDefault="00000000" w:rsidP="003A14CF">
      <w:pPr>
        <w:rPr>
          <w:ins w:id="103" w:author="Mikko Aaltonen" w:date="2023-04-12T07:27:00Z"/>
          <w:rFonts w:ascii="Times New Roman" w:eastAsia="Times New Roman" w:hAnsi="Times New Roman" w:cs="Times New Roman"/>
          <w:sz w:val="24"/>
          <w:szCs w:val="24"/>
        </w:rPr>
      </w:pPr>
      <w:commentRangeStart w:id="104"/>
      <w:ins w:id="105" w:author="Mikko Aaltonen" w:date="2023-04-12T07:27:00Z">
        <w:r>
          <w:rPr>
            <w:rFonts w:ascii="Times New Roman" w:eastAsia="Times New Roman" w:hAnsi="Times New Roman" w:cs="Times New Roman"/>
            <w:sz w:val="24"/>
            <w:szCs w:val="24"/>
          </w:rPr>
          <w:t xml:space="preserve">While some of the vendors post advertisements on topics in different geographic regions, 64% of vendors only sell in one geographic area. Fairly many </w:t>
        </w:r>
        <w:proofErr w:type="gramStart"/>
        <w:r>
          <w:rPr>
            <w:rFonts w:ascii="Times New Roman" w:eastAsia="Times New Roman" w:hAnsi="Times New Roman" w:cs="Times New Roman"/>
            <w:sz w:val="24"/>
            <w:szCs w:val="24"/>
          </w:rPr>
          <w:t>sell</w:t>
        </w:r>
        <w:proofErr w:type="gramEnd"/>
        <w:r>
          <w:rPr>
            <w:rFonts w:ascii="Times New Roman" w:eastAsia="Times New Roman" w:hAnsi="Times New Roman" w:cs="Times New Roman"/>
            <w:sz w:val="24"/>
            <w:szCs w:val="24"/>
          </w:rPr>
          <w:t xml:space="preserve"> in two (15%) or three (12%) regions, </w:t>
        </w:r>
        <w:r>
          <w:rPr>
            <w:rFonts w:ascii="Times New Roman" w:eastAsia="Times New Roman" w:hAnsi="Times New Roman" w:cs="Times New Roman"/>
            <w:sz w:val="24"/>
            <w:szCs w:val="24"/>
          </w:rPr>
          <w:lastRenderedPageBreak/>
          <w:t xml:space="preserve">but there are only </w:t>
        </w:r>
      </w:ins>
      <w:ins w:id="106" w:author="Piotr Siuda" w:date="2023-09-18T21:06:00Z">
        <w:r w:rsidR="003A14CF">
          <w:rPr>
            <w:rFonts w:ascii="Times New Roman" w:eastAsia="Times New Roman" w:hAnsi="Times New Roman" w:cs="Times New Roman"/>
            <w:sz w:val="24"/>
            <w:szCs w:val="24"/>
          </w:rPr>
          <w:t xml:space="preserve">a </w:t>
        </w:r>
      </w:ins>
      <w:ins w:id="107" w:author="Mikko Aaltonen" w:date="2023-04-12T07:27:00Z">
        <w:r>
          <w:rPr>
            <w:rFonts w:ascii="Times New Roman" w:eastAsia="Times New Roman" w:hAnsi="Times New Roman" w:cs="Times New Roman"/>
            <w:sz w:val="24"/>
            <w:szCs w:val="24"/>
          </w:rPr>
          <w:t xml:space="preserve">few nicknames that appear in more than 5 different regions. The regions with </w:t>
        </w:r>
      </w:ins>
      <w:ins w:id="108" w:author="Piotr Siuda" w:date="2023-09-18T21:06:00Z">
        <w:r w:rsidR="003A14CF">
          <w:rPr>
            <w:rFonts w:ascii="Times New Roman" w:eastAsia="Times New Roman" w:hAnsi="Times New Roman" w:cs="Times New Roman"/>
            <w:sz w:val="24"/>
            <w:szCs w:val="24"/>
          </w:rPr>
          <w:t xml:space="preserve">the </w:t>
        </w:r>
      </w:ins>
      <w:ins w:id="109" w:author="Mikko Aaltonen" w:date="2023-04-12T07:27:00Z">
        <w:r>
          <w:rPr>
            <w:rFonts w:ascii="Times New Roman" w:eastAsia="Times New Roman" w:hAnsi="Times New Roman" w:cs="Times New Roman"/>
            <w:sz w:val="24"/>
            <w:szCs w:val="24"/>
          </w:rPr>
          <w:t xml:space="preserve">highest numbers of unique </w:t>
        </w:r>
        <w:del w:id="110" w:author="Piotr Siuda" w:date="2023-09-18T21:06:00Z">
          <w:r w:rsidDel="003A14CF">
            <w:rPr>
              <w:rFonts w:ascii="Times New Roman" w:eastAsia="Times New Roman" w:hAnsi="Times New Roman" w:cs="Times New Roman"/>
              <w:sz w:val="24"/>
              <w:szCs w:val="24"/>
            </w:rPr>
            <w:delText>nicknames</w:delText>
          </w:r>
        </w:del>
      </w:ins>
      <w:ins w:id="111" w:author="Piotr Siuda" w:date="2023-09-18T21:06:00Z">
        <w:r w:rsidR="003A14CF">
          <w:rPr>
            <w:rFonts w:ascii="Times New Roman" w:eastAsia="Times New Roman" w:hAnsi="Times New Roman" w:cs="Times New Roman"/>
            <w:sz w:val="24"/>
            <w:szCs w:val="24"/>
          </w:rPr>
          <w:t>handles</w:t>
        </w:r>
      </w:ins>
      <w:ins w:id="112" w:author="Mikko Aaltonen" w:date="2023-04-12T07:27:00Z">
        <w:r>
          <w:rPr>
            <w:rFonts w:ascii="Times New Roman" w:eastAsia="Times New Roman" w:hAnsi="Times New Roman" w:cs="Times New Roman"/>
            <w:sz w:val="24"/>
            <w:szCs w:val="24"/>
          </w:rPr>
          <w:t xml:space="preserve"> are the cities in </w:t>
        </w:r>
      </w:ins>
      <w:ins w:id="113" w:author="Piotr Siuda" w:date="2023-09-18T21:06:00Z">
        <w:r w:rsidR="003A14CF">
          <w:rPr>
            <w:rFonts w:ascii="Times New Roman" w:eastAsia="Times New Roman" w:hAnsi="Times New Roman" w:cs="Times New Roman"/>
            <w:sz w:val="24"/>
            <w:szCs w:val="24"/>
          </w:rPr>
          <w:t xml:space="preserve">the </w:t>
        </w:r>
      </w:ins>
      <w:ins w:id="114" w:author="Mikko Aaltonen" w:date="2023-04-12T07:27:00Z">
        <w:r>
          <w:rPr>
            <w:rFonts w:ascii="Times New Roman" w:eastAsia="Times New Roman" w:hAnsi="Times New Roman" w:cs="Times New Roman"/>
            <w:sz w:val="24"/>
            <w:szCs w:val="24"/>
          </w:rPr>
          <w:t xml:space="preserve">Helsinki metropolitan area (Helsinki 50, Espoo 47, Vantaa 47), followed by Tampere and much smaller southern cities of Järvenpää and </w:t>
        </w:r>
        <w:proofErr w:type="spellStart"/>
        <w:r>
          <w:rPr>
            <w:rFonts w:ascii="Times New Roman" w:eastAsia="Times New Roman" w:hAnsi="Times New Roman" w:cs="Times New Roman"/>
            <w:sz w:val="24"/>
            <w:szCs w:val="24"/>
          </w:rPr>
          <w:t>Kerava</w:t>
        </w:r>
        <w:proofErr w:type="spellEnd"/>
        <w:r>
          <w:rPr>
            <w:rFonts w:ascii="Times New Roman" w:eastAsia="Times New Roman" w:hAnsi="Times New Roman" w:cs="Times New Roman"/>
            <w:sz w:val="24"/>
            <w:szCs w:val="24"/>
          </w:rPr>
          <w:t>. The order of the cities does not thus fully follow their population size, which may suggest that there are some regional differences in the popularity of the service.</w:t>
        </w:r>
      </w:ins>
      <w:commentRangeEnd w:id="104"/>
      <w:r w:rsidR="003A14CF">
        <w:rPr>
          <w:rStyle w:val="CommentReference"/>
        </w:rPr>
        <w:commentReference w:id="104"/>
      </w:r>
    </w:p>
    <w:p w14:paraId="296723A9" w14:textId="77777777" w:rsidR="00332A2B" w:rsidRDefault="00332A2B" w:rsidP="003A14CF">
      <w:pPr>
        <w:rPr>
          <w:ins w:id="115" w:author="Mikko Aaltonen" w:date="2023-04-12T07:27:00Z"/>
          <w:rFonts w:ascii="Times New Roman" w:eastAsia="Times New Roman" w:hAnsi="Times New Roman" w:cs="Times New Roman"/>
          <w:sz w:val="24"/>
          <w:szCs w:val="24"/>
        </w:rPr>
      </w:pPr>
    </w:p>
    <w:p w14:paraId="74CFD94B" w14:textId="77777777" w:rsidR="00332A2B" w:rsidRDefault="00000000" w:rsidP="003A14CF">
      <w:pPr>
        <w:rPr>
          <w:ins w:id="116" w:author="Mikko Aaltonen" w:date="2023-04-12T07:27:00Z"/>
          <w:rFonts w:ascii="Times New Roman" w:eastAsia="Times New Roman" w:hAnsi="Times New Roman" w:cs="Times New Roman"/>
          <w:sz w:val="24"/>
          <w:szCs w:val="24"/>
        </w:rPr>
      </w:pPr>
      <w:ins w:id="117" w:author="Mikko Aaltonen" w:date="2023-04-12T07:27:00Z">
        <w:r>
          <w:rPr>
            <w:rFonts w:ascii="Times New Roman" w:eastAsia="Times New Roman" w:hAnsi="Times New Roman" w:cs="Times New Roman"/>
            <w:noProof/>
            <w:sz w:val="24"/>
            <w:szCs w:val="24"/>
          </w:rPr>
          <w:drawing>
            <wp:inline distT="114300" distB="114300" distL="114300" distR="114300" wp14:anchorId="38354459" wp14:editId="6E8BED16">
              <wp:extent cx="2352675" cy="22574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352675" cy="2257425"/>
                      </a:xfrm>
                      <a:prstGeom prst="rect">
                        <a:avLst/>
                      </a:prstGeom>
                      <a:ln/>
                    </pic:spPr>
                  </pic:pic>
                </a:graphicData>
              </a:graphic>
            </wp:inline>
          </w:drawing>
        </w:r>
      </w:ins>
    </w:p>
    <w:p w14:paraId="64CFF659" w14:textId="77777777" w:rsidR="00332A2B" w:rsidRDefault="00332A2B" w:rsidP="003A14CF">
      <w:pPr>
        <w:rPr>
          <w:rFonts w:ascii="Times New Roman" w:eastAsia="Times New Roman" w:hAnsi="Times New Roman" w:cs="Times New Roman"/>
          <w:sz w:val="24"/>
          <w:szCs w:val="24"/>
        </w:rPr>
      </w:pPr>
    </w:p>
    <w:p w14:paraId="192AA7F3" w14:textId="77777777" w:rsidR="00332A2B" w:rsidRDefault="00000000" w:rsidP="003A14CF">
      <w:pPr>
        <w:rPr>
          <w:rFonts w:ascii="Times New Roman" w:eastAsia="Times New Roman" w:hAnsi="Times New Roman" w:cs="Times New Roman"/>
          <w:sz w:val="24"/>
          <w:szCs w:val="24"/>
        </w:rPr>
      </w:pPr>
      <w:commentRangeStart w:id="118"/>
      <w:r>
        <w:rPr>
          <w:rFonts w:ascii="Times New Roman" w:eastAsia="Times New Roman" w:hAnsi="Times New Roman" w:cs="Times New Roman"/>
          <w:noProof/>
          <w:sz w:val="24"/>
          <w:szCs w:val="24"/>
        </w:rPr>
        <w:drawing>
          <wp:inline distT="114300" distB="114300" distL="114300" distR="114300" wp14:anchorId="09134E45" wp14:editId="44AE687C">
            <wp:extent cx="3200400" cy="320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200400" cy="3200400"/>
                    </a:xfrm>
                    <a:prstGeom prst="rect">
                      <a:avLst/>
                    </a:prstGeom>
                    <a:ln/>
                  </pic:spPr>
                </pic:pic>
              </a:graphicData>
            </a:graphic>
          </wp:inline>
        </w:drawing>
      </w:r>
      <w:commentRangeEnd w:id="118"/>
      <w:r w:rsidR="00256DC8">
        <w:rPr>
          <w:rStyle w:val="CommentReference"/>
        </w:rPr>
        <w:commentReference w:id="118"/>
      </w:r>
    </w:p>
    <w:p w14:paraId="03972213" w14:textId="77777777" w:rsidR="00256DC8" w:rsidRDefault="00256DC8" w:rsidP="00256DC8">
      <w:pPr>
        <w:rPr>
          <w:rFonts w:ascii="Times New Roman" w:eastAsia="Times New Roman" w:hAnsi="Times New Roman" w:cs="Times New Roman"/>
          <w:b/>
          <w:bCs/>
          <w:sz w:val="24"/>
          <w:szCs w:val="24"/>
        </w:rPr>
      </w:pPr>
    </w:p>
    <w:p w14:paraId="17D805C6" w14:textId="77777777" w:rsidR="00C65518" w:rsidRDefault="00C65518" w:rsidP="00256DC8">
      <w:pPr>
        <w:spacing w:line="240" w:lineRule="auto"/>
        <w:rPr>
          <w:rFonts w:ascii="Times New Roman" w:eastAsia="Times New Roman" w:hAnsi="Times New Roman" w:cs="Times New Roman"/>
          <w:b/>
          <w:sz w:val="24"/>
          <w:szCs w:val="24"/>
        </w:rPr>
      </w:pPr>
    </w:p>
    <w:p w14:paraId="03D7B49B" w14:textId="1B2BBC53" w:rsidR="00256DC8" w:rsidRDefault="00256DC8" w:rsidP="00256DC8">
      <w:pPr>
        <w:spacing w:line="240" w:lineRule="auto"/>
        <w:rPr>
          <w:rFonts w:ascii="Times New Roman" w:eastAsia="Times New Roman" w:hAnsi="Times New Roman" w:cs="Times New Roman"/>
          <w:b/>
          <w:sz w:val="24"/>
          <w:szCs w:val="24"/>
        </w:rPr>
      </w:pPr>
      <w:commentRangeStart w:id="119"/>
      <w:r>
        <w:rPr>
          <w:rFonts w:ascii="Times New Roman" w:eastAsia="Times New Roman" w:hAnsi="Times New Roman" w:cs="Times New Roman"/>
          <w:b/>
          <w:sz w:val="24"/>
          <w:szCs w:val="24"/>
        </w:rPr>
        <w:t>Preliminary outlining/</w:t>
      </w:r>
      <w:proofErr w:type="spellStart"/>
      <w:r>
        <w:rPr>
          <w:rFonts w:ascii="Times New Roman" w:eastAsia="Times New Roman" w:hAnsi="Times New Roman" w:cs="Times New Roman"/>
          <w:b/>
          <w:sz w:val="24"/>
          <w:szCs w:val="24"/>
        </w:rPr>
        <w:t>Haasio</w:t>
      </w:r>
      <w:proofErr w:type="spellEnd"/>
      <w:r>
        <w:rPr>
          <w:rFonts w:ascii="Times New Roman" w:eastAsia="Times New Roman" w:hAnsi="Times New Roman" w:cs="Times New Roman"/>
          <w:b/>
          <w:sz w:val="24"/>
          <w:szCs w:val="24"/>
        </w:rPr>
        <w:t xml:space="preserve"> &amp; </w:t>
      </w:r>
      <w:proofErr w:type="spellStart"/>
      <w:r>
        <w:rPr>
          <w:rFonts w:ascii="Times New Roman" w:eastAsia="Times New Roman" w:hAnsi="Times New Roman" w:cs="Times New Roman"/>
          <w:b/>
          <w:sz w:val="24"/>
          <w:szCs w:val="24"/>
        </w:rPr>
        <w:t>Harviainen</w:t>
      </w:r>
      <w:proofErr w:type="spellEnd"/>
    </w:p>
    <w:p w14:paraId="053852FD"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DISCOURSES OF SPEECH REGARDING DRUGS ON THE DARK WEB</w:t>
      </w:r>
    </w:p>
    <w:p w14:paraId="5CD45B9F" w14:textId="77777777" w:rsidR="00256DC8" w:rsidRDefault="00256DC8" w:rsidP="00256DC8">
      <w:pPr>
        <w:spacing w:line="240" w:lineRule="auto"/>
        <w:rPr>
          <w:rFonts w:ascii="Times New Roman" w:eastAsia="Times New Roman" w:hAnsi="Times New Roman" w:cs="Times New Roman"/>
          <w:b/>
          <w:color w:val="3C4043"/>
          <w:sz w:val="24"/>
          <w:szCs w:val="24"/>
          <w:shd w:val="clear" w:color="auto" w:fill="F5F5F5"/>
        </w:rPr>
      </w:pPr>
      <w:r>
        <w:rPr>
          <w:rFonts w:ascii="Times New Roman" w:eastAsia="Times New Roman" w:hAnsi="Times New Roman" w:cs="Times New Roman"/>
          <w:b/>
          <w:color w:val="3C4043"/>
          <w:sz w:val="24"/>
          <w:szCs w:val="24"/>
          <w:shd w:val="clear" w:color="auto" w:fill="F5F5F5"/>
        </w:rPr>
        <w:t xml:space="preserve"> </w:t>
      </w:r>
    </w:p>
    <w:p w14:paraId="799BDFC4" w14:textId="5FA05A2E"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Introduction</w:t>
      </w:r>
    </w:p>
    <w:p w14:paraId="349176AA" w14:textId="2F4F5395"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Previous literature</w:t>
      </w:r>
    </w:p>
    <w:p w14:paraId="4B82374A" w14:textId="27FCD636"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Research questions and methods</w:t>
      </w:r>
      <w:commentRangeEnd w:id="119"/>
      <w:r>
        <w:rPr>
          <w:rStyle w:val="CommentReference"/>
        </w:rPr>
        <w:commentReference w:id="119"/>
      </w:r>
    </w:p>
    <w:p w14:paraId="5D90026C"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B9E2B1"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material has been analyzed using </w:t>
      </w:r>
      <w:commentRangeStart w:id="120"/>
      <w:r>
        <w:rPr>
          <w:rFonts w:ascii="Times New Roman" w:eastAsia="Times New Roman" w:hAnsi="Times New Roman" w:cs="Times New Roman"/>
          <w:sz w:val="24"/>
          <w:szCs w:val="24"/>
        </w:rPr>
        <w:t>qualitative content analysis</w:t>
      </w:r>
      <w:commentRangeEnd w:id="120"/>
      <w:r w:rsidR="00275BBA">
        <w:rPr>
          <w:rStyle w:val="CommentReference"/>
        </w:rPr>
        <w:commentReference w:id="120"/>
      </w:r>
      <w:r>
        <w:rPr>
          <w:rFonts w:ascii="Times New Roman" w:eastAsia="Times New Roman" w:hAnsi="Times New Roman" w:cs="Times New Roman"/>
          <w:sz w:val="24"/>
          <w:szCs w:val="24"/>
        </w:rPr>
        <w:t>. Our main research questions are:</w:t>
      </w:r>
    </w:p>
    <w:p w14:paraId="0E3A8B01" w14:textId="6B261E63" w:rsidR="00256DC8" w:rsidRDefault="00256DC8" w:rsidP="00256DC8">
      <w:pPr>
        <w:spacing w:line="240" w:lineRule="auto"/>
        <w:rPr>
          <w:rFonts w:ascii="Times New Roman" w:eastAsia="Times New Roman" w:hAnsi="Times New Roman" w:cs="Times New Roman"/>
          <w:sz w:val="24"/>
          <w:szCs w:val="24"/>
        </w:rPr>
      </w:pPr>
      <w:commentRangeStart w:id="121"/>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What are the main discourses of the dark web drug trade talk?</w:t>
      </w:r>
    </w:p>
    <w:p w14:paraId="76F34BA6" w14:textId="136861AA"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75B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 have the expressions of information sharing, and information needs possibly changed?</w:t>
      </w:r>
      <w:commentRangeEnd w:id="121"/>
      <w:r w:rsidR="00275BBA">
        <w:rPr>
          <w:rStyle w:val="CommentReference"/>
        </w:rPr>
        <w:commentReference w:id="121"/>
      </w:r>
    </w:p>
    <w:p w14:paraId="6EAA1889" w14:textId="1934D6B5" w:rsidR="00256DC8" w:rsidRDefault="00256DC8" w:rsidP="00256DC8">
      <w:pPr>
        <w:spacing w:line="240" w:lineRule="auto"/>
        <w:rPr>
          <w:rFonts w:ascii="Times New Roman" w:eastAsia="Times New Roman" w:hAnsi="Times New Roman" w:cs="Times New Roman"/>
          <w:sz w:val="24"/>
          <w:szCs w:val="24"/>
        </w:rPr>
      </w:pPr>
      <w:commentRangeStart w:id="122"/>
      <w:r>
        <w:rPr>
          <w:rFonts w:ascii="Times New Roman" w:eastAsia="Times New Roman" w:hAnsi="Times New Roman" w:cs="Times New Roman"/>
          <w:sz w:val="24"/>
          <w:szCs w:val="24"/>
        </w:rPr>
        <w:t xml:space="preserve">We analyze the change in online speech between the results </w:t>
      </w:r>
      <w:del w:id="123" w:author="Piotr Siuda" w:date="2023-09-18T21:18:00Z">
        <w:r w:rsidDel="00275BBA">
          <w:rPr>
            <w:rFonts w:ascii="Times New Roman" w:eastAsia="Times New Roman" w:hAnsi="Times New Roman" w:cs="Times New Roman"/>
            <w:sz w:val="24"/>
            <w:szCs w:val="24"/>
          </w:rPr>
          <w:delText xml:space="preserve">we </w:delText>
        </w:r>
      </w:del>
      <w:r>
        <w:rPr>
          <w:rFonts w:ascii="Times New Roman" w:eastAsia="Times New Roman" w:hAnsi="Times New Roman" w:cs="Times New Roman"/>
          <w:sz w:val="24"/>
          <w:szCs w:val="24"/>
        </w:rPr>
        <w:t>obtained in previous studies (</w:t>
      </w:r>
      <w:proofErr w:type="spellStart"/>
      <w:r>
        <w:rPr>
          <w:rFonts w:ascii="Times New Roman" w:eastAsia="Times New Roman" w:hAnsi="Times New Roman" w:cs="Times New Roman"/>
          <w:sz w:val="24"/>
          <w:szCs w:val="24"/>
        </w:rPr>
        <w:t>Haasio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Harviainen</w:t>
      </w:r>
      <w:proofErr w:type="spellEnd"/>
      <w:r>
        <w:rPr>
          <w:rFonts w:ascii="Times New Roman" w:eastAsia="Times New Roman" w:hAnsi="Times New Roman" w:cs="Times New Roman"/>
          <w:sz w:val="24"/>
          <w:szCs w:val="24"/>
        </w:rPr>
        <w:t xml:space="preserve"> &amp; Savolainen, 2020; </w:t>
      </w:r>
      <w:proofErr w:type="spellStart"/>
      <w:r>
        <w:rPr>
          <w:rFonts w:ascii="Times New Roman" w:eastAsia="Times New Roman" w:hAnsi="Times New Roman" w:cs="Times New Roman"/>
          <w:sz w:val="24"/>
          <w:szCs w:val="24"/>
        </w:rPr>
        <w:t>Haasio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Harviainen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Hämäläinen</w:t>
      </w:r>
      <w:proofErr w:type="spellEnd"/>
      <w:r>
        <w:rPr>
          <w:rFonts w:ascii="Times New Roman" w:eastAsia="Times New Roman" w:hAnsi="Times New Roman" w:cs="Times New Roman"/>
          <w:sz w:val="24"/>
          <w:szCs w:val="24"/>
        </w:rPr>
        <w:t>, 2022) and the material analyzed now.</w:t>
      </w:r>
      <w:commentRangeEnd w:id="122"/>
      <w:r w:rsidR="00187C77">
        <w:rPr>
          <w:rStyle w:val="CommentReference"/>
        </w:rPr>
        <w:commentReference w:id="122"/>
      </w:r>
    </w:p>
    <w:p w14:paraId="0E7C3C14"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198BEE"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commentRangeStart w:id="124"/>
      <w:r>
        <w:rPr>
          <w:rFonts w:ascii="Times New Roman" w:eastAsia="Times New Roman" w:hAnsi="Times New Roman" w:cs="Times New Roman"/>
          <w:b/>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Results</w:t>
      </w:r>
    </w:p>
    <w:p w14:paraId="2219F9F0"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9622CF" w14:textId="77777777" w:rsidR="00256DC8" w:rsidRDefault="00256DC8" w:rsidP="00256DC8">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What</w:t>
      </w:r>
      <w:proofErr w:type="gramEnd"/>
      <w:r>
        <w:rPr>
          <w:rFonts w:ascii="Times New Roman" w:eastAsia="Times New Roman" w:hAnsi="Times New Roman" w:cs="Times New Roman"/>
          <w:b/>
          <w:sz w:val="24"/>
          <w:szCs w:val="24"/>
        </w:rPr>
        <w:t xml:space="preserve"> are the characteristics of online speech related to the drug trade?</w:t>
      </w:r>
      <w:commentRangeEnd w:id="124"/>
      <w:r w:rsidR="00187C77">
        <w:rPr>
          <w:rStyle w:val="CommentReference"/>
        </w:rPr>
        <w:commentReference w:id="124"/>
      </w:r>
    </w:p>
    <w:p w14:paraId="6FC248FF"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774AC3"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Whereas in previous discussions, in addition to dark web drug vending, questions related also to drug culture (books, music etc. about drugs), health-related problems, the cross-effects of different substances and the experiences of drug “trips” were discussed, a clear change in the contents of the discussions can now be observed in the analyzed material. In the material we analyzed, the discussions are practically focused on the pure drug trade. Cultural discussion and the sharing of one's own experiences about problems other than drug dealing are completely missing.</w:t>
      </w:r>
    </w:p>
    <w:p w14:paraId="39C9AF05" w14:textId="77777777" w:rsidR="00187C77" w:rsidRDefault="00187C77" w:rsidP="00256DC8">
      <w:pPr>
        <w:spacing w:line="240" w:lineRule="auto"/>
        <w:rPr>
          <w:rFonts w:ascii="Times New Roman" w:eastAsia="Times New Roman" w:hAnsi="Times New Roman" w:cs="Times New Roman"/>
          <w:sz w:val="24"/>
          <w:szCs w:val="24"/>
        </w:rPr>
      </w:pPr>
    </w:p>
    <w:p w14:paraId="49C92624" w14:textId="56523FF0" w:rsidR="00256DC8" w:rsidRDefault="00256DC8" w:rsidP="00256DC8">
      <w:pPr>
        <w:spacing w:line="240" w:lineRule="auto"/>
        <w:rPr>
          <w:rFonts w:ascii="Times New Roman" w:eastAsia="Times New Roman" w:hAnsi="Times New Roman" w:cs="Times New Roman"/>
          <w:sz w:val="24"/>
          <w:szCs w:val="24"/>
        </w:rPr>
      </w:pPr>
      <w:commentRangeStart w:id="125"/>
      <w:r>
        <w:rPr>
          <w:rFonts w:ascii="Times New Roman" w:eastAsia="Times New Roman" w:hAnsi="Times New Roman" w:cs="Times New Roman"/>
          <w:sz w:val="24"/>
          <w:szCs w:val="24"/>
        </w:rPr>
        <w:t>Four main themes can be distinguished from the materials, which are represented in the messages</w:t>
      </w:r>
      <w:commentRangeEnd w:id="125"/>
      <w:r w:rsidR="00187C77">
        <w:rPr>
          <w:rStyle w:val="CommentReference"/>
        </w:rPr>
        <w:commentReference w:id="125"/>
      </w:r>
      <w:r>
        <w:rPr>
          <w:rFonts w:ascii="Times New Roman" w:eastAsia="Times New Roman" w:hAnsi="Times New Roman" w:cs="Times New Roman"/>
          <w:sz w:val="24"/>
          <w:szCs w:val="24"/>
        </w:rPr>
        <w:t xml:space="preserve">. These themes are marketing, security, </w:t>
      </w:r>
      <w:proofErr w:type="gramStart"/>
      <w:r>
        <w:rPr>
          <w:rFonts w:ascii="Times New Roman" w:eastAsia="Times New Roman" w:hAnsi="Times New Roman" w:cs="Times New Roman"/>
          <w:sz w:val="24"/>
          <w:szCs w:val="24"/>
        </w:rPr>
        <w:t>location</w:t>
      </w:r>
      <w:proofErr w:type="gramEnd"/>
      <w:r>
        <w:rPr>
          <w:rFonts w:ascii="Times New Roman" w:eastAsia="Times New Roman" w:hAnsi="Times New Roman" w:cs="Times New Roman"/>
          <w:sz w:val="24"/>
          <w:szCs w:val="24"/>
        </w:rPr>
        <w:t xml:space="preserve"> and the quality of the products. Examples of each of the four themes have been collected in Table X</w:t>
      </w:r>
    </w:p>
    <w:p w14:paraId="44C91F0D"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B905BE" w14:textId="77777777" w:rsidR="00256DC8" w:rsidRDefault="00256DC8" w:rsidP="00256DC8">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Table X. Main themes of information needs and information </w:t>
      </w:r>
      <w:proofErr w:type="gramStart"/>
      <w:r>
        <w:rPr>
          <w:rFonts w:ascii="Times New Roman" w:eastAsia="Times New Roman" w:hAnsi="Times New Roman" w:cs="Times New Roman"/>
          <w:b/>
          <w:i/>
          <w:sz w:val="24"/>
          <w:szCs w:val="24"/>
        </w:rPr>
        <w:t>sharing</w:t>
      </w:r>
      <w:proofErr w:type="gramEnd"/>
    </w:p>
    <w:tbl>
      <w:tblPr>
        <w:tblStyle w:val="a0"/>
        <w:tblW w:w="50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62"/>
        <w:gridCol w:w="1689"/>
        <w:gridCol w:w="1689"/>
      </w:tblGrid>
      <w:tr w:rsidR="00256DC8" w14:paraId="02A527D1" w14:textId="77777777" w:rsidTr="001A749B">
        <w:trPr>
          <w:trHeight w:val="575"/>
        </w:trPr>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E49ED"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06E557"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need</w:t>
            </w:r>
          </w:p>
        </w:tc>
        <w:tc>
          <w:tcPr>
            <w:tcW w:w="16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98DEB9"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sharing</w:t>
            </w:r>
          </w:p>
        </w:tc>
      </w:tr>
      <w:tr w:rsidR="00256DC8" w14:paraId="199CAEED" w14:textId="77777777" w:rsidTr="001A749B">
        <w:trPr>
          <w:trHeight w:val="575"/>
        </w:trPr>
        <w:tc>
          <w:tcPr>
            <w:tcW w:w="16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F530C7"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Marketing</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1D5D1073"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164CC134"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r>
      <w:tr w:rsidR="00256DC8" w14:paraId="386D8BC0" w14:textId="77777777" w:rsidTr="001A749B">
        <w:trPr>
          <w:trHeight w:val="575"/>
        </w:trPr>
        <w:tc>
          <w:tcPr>
            <w:tcW w:w="16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EF7511"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Safety</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3F6AE524"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02E5795D"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r>
      <w:tr w:rsidR="00256DC8" w14:paraId="27751036" w14:textId="77777777" w:rsidTr="001A749B">
        <w:trPr>
          <w:trHeight w:val="575"/>
        </w:trPr>
        <w:tc>
          <w:tcPr>
            <w:tcW w:w="16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7099C"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065893BF"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0F28B359"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r>
      <w:tr w:rsidR="00256DC8" w14:paraId="250395BE" w14:textId="77777777" w:rsidTr="001A749B">
        <w:trPr>
          <w:trHeight w:val="575"/>
        </w:trPr>
        <w:tc>
          <w:tcPr>
            <w:tcW w:w="16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FBA7E8" w14:textId="77777777" w:rsidR="00256DC8" w:rsidRDefault="00256DC8" w:rsidP="001A749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Quality</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61654346"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c>
          <w:tcPr>
            <w:tcW w:w="1688" w:type="dxa"/>
            <w:tcBorders>
              <w:top w:val="nil"/>
              <w:left w:val="nil"/>
              <w:bottom w:val="single" w:sz="8" w:space="0" w:color="000000"/>
              <w:right w:val="single" w:sz="8" w:space="0" w:color="000000"/>
            </w:tcBorders>
            <w:tcMar>
              <w:top w:w="100" w:type="dxa"/>
              <w:left w:w="100" w:type="dxa"/>
              <w:bottom w:w="100" w:type="dxa"/>
              <w:right w:w="100" w:type="dxa"/>
            </w:tcMar>
          </w:tcPr>
          <w:p w14:paraId="04D2C606" w14:textId="77777777" w:rsidR="00256DC8" w:rsidRDefault="00256DC8" w:rsidP="001A749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tc>
      </w:tr>
    </w:tbl>
    <w:p w14:paraId="15947165"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CEDB39"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comparing the </w:t>
      </w:r>
      <w:proofErr w:type="spellStart"/>
      <w:r>
        <w:rPr>
          <w:rFonts w:ascii="Times New Roman" w:eastAsia="Times New Roman" w:hAnsi="Times New Roman" w:cs="Times New Roman"/>
          <w:sz w:val="24"/>
          <w:szCs w:val="24"/>
        </w:rPr>
        <w:t>Wickr</w:t>
      </w:r>
      <w:proofErr w:type="spellEnd"/>
      <w:r>
        <w:rPr>
          <w:rFonts w:ascii="Times New Roman" w:eastAsia="Times New Roman" w:hAnsi="Times New Roman" w:cs="Times New Roman"/>
          <w:sz w:val="24"/>
          <w:szCs w:val="24"/>
        </w:rPr>
        <w:t>-aliases to the previous material analyzed, the decrease in the number of individual sellers is noteworthy.</w:t>
      </w:r>
    </w:p>
    <w:p w14:paraId="482F33AA" w14:textId="77777777" w:rsidR="00187C77" w:rsidRDefault="00187C77" w:rsidP="00256DC8">
      <w:pPr>
        <w:spacing w:line="240" w:lineRule="auto"/>
        <w:rPr>
          <w:rFonts w:ascii="Times New Roman" w:eastAsia="Times New Roman" w:hAnsi="Times New Roman" w:cs="Times New Roman"/>
          <w:sz w:val="24"/>
          <w:szCs w:val="24"/>
        </w:rPr>
      </w:pPr>
    </w:p>
    <w:p w14:paraId="6CBD0800"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 xml:space="preserve">Marketing. </w:t>
      </w:r>
      <w:r>
        <w:rPr>
          <w:rFonts w:ascii="Times New Roman" w:eastAsia="Times New Roman" w:hAnsi="Times New Roman" w:cs="Times New Roman"/>
          <w:sz w:val="24"/>
          <w:szCs w:val="24"/>
        </w:rPr>
        <w:t>Compared to previous online forum discussions, there has been a clear change in marketing. Now it is primarily based on informative product information. Earlier, the marketing speech made more use of praise and glowing in describing the effects of the product. Sure, it's still there, but the more informative way of speaking has clearly increased.</w:t>
      </w:r>
    </w:p>
    <w:p w14:paraId="2AE8D03A" w14:textId="77777777" w:rsidR="00256DC8" w:rsidRDefault="00256DC8" w:rsidP="00256DC8">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40890E06"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64EBC48F"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E08D9F" w14:textId="54D6AE3E"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sales announcements, the previously examined Finnish dark web drug websites also had plenty of purchase announcements. </w:t>
      </w:r>
      <w:commentRangeStart w:id="126"/>
      <w:r>
        <w:rPr>
          <w:rFonts w:ascii="Times New Roman" w:eastAsia="Times New Roman" w:hAnsi="Times New Roman" w:cs="Times New Roman"/>
          <w:sz w:val="24"/>
          <w:szCs w:val="24"/>
        </w:rPr>
        <w:t>Now</w:t>
      </w:r>
      <w:r w:rsidR="004E3F7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latter are almost completely absent. There are some announcements in which,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you inquire about the availability of a particular drug or the availability of drugs more generally in a smaller town.</w:t>
      </w:r>
      <w:commentRangeEnd w:id="126"/>
      <w:r w:rsidR="004E3F7D">
        <w:rPr>
          <w:rStyle w:val="CommentReference"/>
        </w:rPr>
        <w:commentReference w:id="126"/>
      </w:r>
    </w:p>
    <w:p w14:paraId="18A5E747"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A65274"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1AB606CE"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2FDE6F" w14:textId="07A743C6"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past studies</w:t>
      </w:r>
      <w:ins w:id="127" w:author="Piotr Siuda" w:date="2023-09-18T21:33:00Z">
        <w:r w:rsidR="004E3F7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we noticed that many vendors got feedback </w:t>
      </w:r>
      <w:ins w:id="128" w:author="Piotr Siuda" w:date="2023-09-18T21:33:00Z">
        <w:r w:rsidR="004E3F7D">
          <w:rPr>
            <w:rFonts w:ascii="Times New Roman" w:eastAsia="Times New Roman" w:hAnsi="Times New Roman" w:cs="Times New Roman"/>
            <w:sz w:val="24"/>
            <w:szCs w:val="24"/>
          </w:rPr>
          <w:t xml:space="preserve">on </w:t>
        </w:r>
      </w:ins>
      <w:r>
        <w:rPr>
          <w:rFonts w:ascii="Times New Roman" w:eastAsia="Times New Roman" w:hAnsi="Times New Roman" w:cs="Times New Roman"/>
          <w:sz w:val="24"/>
          <w:szCs w:val="24"/>
        </w:rPr>
        <w:t xml:space="preserve">both their product and </w:t>
      </w:r>
      <w:proofErr w:type="spellStart"/>
      <w:r>
        <w:rPr>
          <w:rFonts w:ascii="Times New Roman" w:eastAsia="Times New Roman" w:hAnsi="Times New Roman" w:cs="Times New Roman"/>
          <w:sz w:val="24"/>
          <w:szCs w:val="24"/>
        </w:rPr>
        <w:t>trustability</w:t>
      </w:r>
      <w:proofErr w:type="spellEnd"/>
      <w:r>
        <w:rPr>
          <w:rFonts w:ascii="Times New Roman" w:eastAsia="Times New Roman" w:hAnsi="Times New Roman" w:cs="Times New Roman"/>
          <w:sz w:val="24"/>
          <w:szCs w:val="24"/>
        </w:rPr>
        <w:t xml:space="preserve">. Especially if the seller was </w:t>
      </w:r>
      <w:commentRangeStart w:id="129"/>
      <w:r>
        <w:rPr>
          <w:rFonts w:ascii="Times New Roman" w:eastAsia="Times New Roman" w:hAnsi="Times New Roman" w:cs="Times New Roman"/>
          <w:sz w:val="24"/>
          <w:szCs w:val="24"/>
        </w:rPr>
        <w:t xml:space="preserve">relaxed </w:t>
      </w:r>
      <w:commentRangeEnd w:id="129"/>
      <w:r w:rsidR="004E3F7D">
        <w:rPr>
          <w:rStyle w:val="CommentReference"/>
        </w:rPr>
        <w:commentReference w:id="129"/>
      </w:r>
      <w:r>
        <w:rPr>
          <w:rFonts w:ascii="Times New Roman" w:eastAsia="Times New Roman" w:hAnsi="Times New Roman" w:cs="Times New Roman"/>
          <w:sz w:val="24"/>
          <w:szCs w:val="24"/>
        </w:rPr>
        <w:t xml:space="preserve">and the transactions went smoothly, the buyers gave positive feedback. Correspondingly, if </w:t>
      </w:r>
      <w:del w:id="130" w:author="Piotr Siuda" w:date="2023-09-18T21:33:00Z">
        <w:r w:rsidDel="004E3F7D">
          <w:rPr>
            <w:rFonts w:ascii="Times New Roman" w:eastAsia="Times New Roman" w:hAnsi="Times New Roman" w:cs="Times New Roman"/>
            <w:sz w:val="24"/>
            <w:szCs w:val="24"/>
          </w:rPr>
          <w:delText xml:space="preserve">either </w:delText>
        </w:r>
      </w:del>
      <w:r>
        <w:rPr>
          <w:rFonts w:ascii="Times New Roman" w:eastAsia="Times New Roman" w:hAnsi="Times New Roman" w:cs="Times New Roman"/>
          <w:sz w:val="24"/>
          <w:szCs w:val="24"/>
        </w:rPr>
        <w:t xml:space="preserve">the product was not as expected or there were difficulties with the seller, others were informed about it. Now, there are </w:t>
      </w:r>
      <w:commentRangeStart w:id="131"/>
      <w:r>
        <w:rPr>
          <w:rFonts w:ascii="Times New Roman" w:eastAsia="Times New Roman" w:hAnsi="Times New Roman" w:cs="Times New Roman"/>
          <w:sz w:val="24"/>
          <w:szCs w:val="24"/>
        </w:rPr>
        <w:t xml:space="preserve">considerably fewer </w:t>
      </w:r>
      <w:commentRangeEnd w:id="131"/>
      <w:r w:rsidR="004E3F7D">
        <w:rPr>
          <w:rStyle w:val="CommentReference"/>
        </w:rPr>
        <w:commentReference w:id="131"/>
      </w:r>
      <w:r>
        <w:rPr>
          <w:rFonts w:ascii="Times New Roman" w:eastAsia="Times New Roman" w:hAnsi="Times New Roman" w:cs="Times New Roman"/>
          <w:sz w:val="24"/>
          <w:szCs w:val="24"/>
        </w:rPr>
        <w:t>of these patterns in the material we are analyzing.</w:t>
      </w:r>
    </w:p>
    <w:p w14:paraId="4B751ABF"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8FE3BB"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same messages were repeated </w:t>
      </w:r>
      <w:commentRangeStart w:id="132"/>
      <w:r>
        <w:rPr>
          <w:rFonts w:ascii="Times New Roman" w:eastAsia="Times New Roman" w:hAnsi="Times New Roman" w:cs="Times New Roman"/>
          <w:sz w:val="24"/>
          <w:szCs w:val="24"/>
        </w:rPr>
        <w:t>often in the sample</w:t>
      </w:r>
      <w:commentRangeEnd w:id="132"/>
      <w:r w:rsidR="004E3F7D">
        <w:rPr>
          <w:rStyle w:val="CommentReference"/>
        </w:rPr>
        <w:commentReference w:id="132"/>
      </w:r>
      <w:r>
        <w:rPr>
          <w:rFonts w:ascii="Times New Roman" w:eastAsia="Times New Roman" w:hAnsi="Times New Roman" w:cs="Times New Roman"/>
          <w:sz w:val="24"/>
          <w:szCs w:val="24"/>
        </w:rPr>
        <w:t>. In practice, they were sent to message threads in different cities following the copy-paste principle. This is a clear change compared to previous Finnish sales announcements. In them, the phenomenon was not so clearly noticeable.</w:t>
      </w:r>
    </w:p>
    <w:p w14:paraId="39206EAD"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42B259" w14:textId="77777777" w:rsidR="00256DC8" w:rsidRDefault="00256DC8" w:rsidP="00256DC8">
      <w:pPr>
        <w:spacing w:line="240" w:lineRule="auto"/>
        <w:rPr>
          <w:rFonts w:ascii="Times New Roman" w:eastAsia="Times New Roman" w:hAnsi="Times New Roman" w:cs="Times New Roman"/>
          <w:sz w:val="24"/>
          <w:szCs w:val="24"/>
        </w:rPr>
      </w:pPr>
      <w:commentRangeStart w:id="133"/>
      <w:r>
        <w:rPr>
          <w:rFonts w:ascii="Times New Roman" w:eastAsia="Times New Roman" w:hAnsi="Times New Roman" w:cs="Times New Roman"/>
          <w:b/>
          <w:i/>
          <w:sz w:val="24"/>
          <w:szCs w:val="24"/>
        </w:rPr>
        <w:t>Safety.</w:t>
      </w:r>
      <w:r>
        <w:rPr>
          <w:rFonts w:ascii="Times New Roman" w:eastAsia="Times New Roman" w:hAnsi="Times New Roman" w:cs="Times New Roman"/>
          <w:sz w:val="24"/>
          <w:szCs w:val="24"/>
        </w:rPr>
        <w:t xml:space="preserve"> In the Finnish drug debate, racism and trust are central elements. Many announcements say that the seller </w:t>
      </w:r>
      <w:commentRangeStart w:id="134"/>
      <w:r>
        <w:rPr>
          <w:rFonts w:ascii="Times New Roman" w:eastAsia="Times New Roman" w:hAnsi="Times New Roman" w:cs="Times New Roman"/>
          <w:sz w:val="24"/>
          <w:szCs w:val="24"/>
        </w:rPr>
        <w:t xml:space="preserve">"is prepared for rats", </w:t>
      </w:r>
      <w:commentRangeEnd w:id="134"/>
      <w:r w:rsidR="004E3F7D">
        <w:rPr>
          <w:rStyle w:val="CommentReference"/>
        </w:rPr>
        <w:commentReference w:id="134"/>
      </w:r>
      <w:r>
        <w:rPr>
          <w:rFonts w:ascii="Times New Roman" w:eastAsia="Times New Roman" w:hAnsi="Times New Roman" w:cs="Times New Roman"/>
          <w:sz w:val="24"/>
          <w:szCs w:val="24"/>
        </w:rPr>
        <w:t>which practically means taking precautions to prevent robbery attempts and scams. It is remarkable, that in many advertisements the vendors underline that they don’t do business with immigrants or gypsies. In some cases, they also declare that they are Finns, in other words white native population.</w:t>
      </w:r>
      <w:commentRangeEnd w:id="133"/>
      <w:r w:rsidR="004E3F7D">
        <w:rPr>
          <w:rStyle w:val="CommentReference"/>
        </w:rPr>
        <w:commentReference w:id="133"/>
      </w:r>
    </w:p>
    <w:p w14:paraId="15C0CF76" w14:textId="77777777" w:rsidR="00256DC8" w:rsidRDefault="00256DC8" w:rsidP="00256DC8">
      <w:pPr>
        <w:spacing w:line="240" w:lineRule="auto"/>
        <w:rPr>
          <w:rFonts w:ascii="Times New Roman" w:eastAsia="Times New Roman" w:hAnsi="Times New Roman" w:cs="Times New Roman"/>
          <w:sz w:val="24"/>
          <w:szCs w:val="24"/>
        </w:rPr>
      </w:pPr>
      <w:commentRangeStart w:id="135"/>
      <w:r>
        <w:rPr>
          <w:rFonts w:ascii="Times New Roman" w:eastAsia="Times New Roman" w:hAnsi="Times New Roman" w:cs="Times New Roman"/>
          <w:sz w:val="24"/>
          <w:szCs w:val="24"/>
        </w:rPr>
        <w:t>There is quite a bit of discussion in connection with announcements. In some cases, a buyer may have commented specifically on the seller's reliability and ethnicity.</w:t>
      </w:r>
    </w:p>
    <w:p w14:paraId="20E38E27"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commentRangeEnd w:id="135"/>
      <w:r w:rsidR="004E3F7D">
        <w:rPr>
          <w:rStyle w:val="CommentReference"/>
        </w:rPr>
        <w:commentReference w:id="135"/>
      </w:r>
    </w:p>
    <w:p w14:paraId="54D12F0E" w14:textId="77777777" w:rsidR="00256DC8" w:rsidRDefault="00256DC8" w:rsidP="00256DC8">
      <w:pPr>
        <w:spacing w:line="240" w:lineRule="auto"/>
        <w:rPr>
          <w:rFonts w:ascii="Times New Roman" w:eastAsia="Times New Roman" w:hAnsi="Times New Roman" w:cs="Times New Roman"/>
          <w:sz w:val="24"/>
          <w:szCs w:val="24"/>
        </w:rPr>
      </w:pPr>
      <w:commentRangeStart w:id="136"/>
      <w:r>
        <w:rPr>
          <w:rFonts w:ascii="Times New Roman" w:eastAsia="Times New Roman" w:hAnsi="Times New Roman" w:cs="Times New Roman"/>
          <w:b/>
          <w:i/>
          <w:sz w:val="24"/>
          <w:szCs w:val="24"/>
        </w:rPr>
        <w:t>Location.</w:t>
      </w:r>
      <w:r>
        <w:rPr>
          <w:rFonts w:ascii="Times New Roman" w:eastAsia="Times New Roman" w:hAnsi="Times New Roman" w:cs="Times New Roman"/>
          <w:sz w:val="24"/>
          <w:szCs w:val="24"/>
        </w:rPr>
        <w:t xml:space="preserve"> The same vendors operate in different parts of the country, even though the distance may be hundreds of kilometers. Their announcements are in connection with several different cities. In the previous materials we analyzed, the sellers were almost without exception focused on a specific area. This is noteworthy because the lots sold are generally relatively small. In big cities several vendors may focus their marketing on a certain part of the city.</w:t>
      </w:r>
    </w:p>
    <w:p w14:paraId="78071176"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End w:id="136"/>
      <w:r w:rsidR="004E3F7D">
        <w:rPr>
          <w:rStyle w:val="CommentReference"/>
        </w:rPr>
        <w:commentReference w:id="136"/>
      </w:r>
    </w:p>
    <w:p w14:paraId="4235D2DA"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interesting that the reliability of almost all sellers is questioned at least once, and others are warned against them.</w:t>
      </w:r>
    </w:p>
    <w:p w14:paraId="25E6E01F"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530C075"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Quality.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has been stated before, there was less hype about the effects of commercial drugs. Some announcements had it, as can be seen from the following example:</w:t>
      </w:r>
    </w:p>
    <w:p w14:paraId="5A540F03"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D0BD01"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13EFC42E"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45D301" w14:textId="77777777" w:rsidR="00256DC8" w:rsidRDefault="00256DC8" w:rsidP="00256DC8">
      <w:pPr>
        <w:spacing w:line="240" w:lineRule="auto"/>
        <w:rPr>
          <w:rFonts w:ascii="Times New Roman" w:eastAsia="Times New Roman" w:hAnsi="Times New Roman" w:cs="Times New Roman"/>
          <w:sz w:val="24"/>
          <w:szCs w:val="24"/>
        </w:rPr>
      </w:pPr>
      <w:commentRangeStart w:id="137"/>
      <w:r>
        <w:rPr>
          <w:rFonts w:ascii="Times New Roman" w:eastAsia="Times New Roman" w:hAnsi="Times New Roman" w:cs="Times New Roman"/>
          <w:sz w:val="24"/>
          <w:szCs w:val="24"/>
        </w:rPr>
        <w:lastRenderedPageBreak/>
        <w:t xml:space="preserve">Instead, they tried to convince buyers of the quality of the drugs by talking more about their properties: for example, the cannabis strain was often mentioned. </w:t>
      </w:r>
      <w:proofErr w:type="spellStart"/>
      <w:r>
        <w:rPr>
          <w:rFonts w:ascii="Times New Roman" w:eastAsia="Times New Roman" w:hAnsi="Times New Roman" w:cs="Times New Roman"/>
          <w:sz w:val="24"/>
          <w:szCs w:val="24"/>
        </w:rPr>
        <w:t>Haasio</w:t>
      </w:r>
      <w:proofErr w:type="spellEnd"/>
      <w:r>
        <w:rPr>
          <w:rFonts w:ascii="Times New Roman" w:eastAsia="Times New Roman" w:hAnsi="Times New Roman" w:cs="Times New Roman"/>
          <w:sz w:val="24"/>
          <w:szCs w:val="24"/>
        </w:rPr>
        <w:t xml:space="preserve"> et al. (2022) have noticed the same phenomenon when studying the marketing speech on the dark web. sellers are wary of both authorities and customers. Selling and possessing drugs is a punishable act in Finland. That's why safety and trust are key in trading. In some cases, scams and robberies are also things to watch out for in a sales event.</w:t>
      </w:r>
    </w:p>
    <w:p w14:paraId="41BCB357"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38F2AF"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End w:id="137"/>
      <w:r w:rsidR="004E3F7D">
        <w:rPr>
          <w:rStyle w:val="CommentReference"/>
        </w:rPr>
        <w:commentReference w:id="137"/>
      </w:r>
    </w:p>
    <w:p w14:paraId="46C31ADC"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2B3F8930" w14:textId="77777777" w:rsidR="00907000" w:rsidRDefault="00907000" w:rsidP="00256DC8">
      <w:pPr>
        <w:spacing w:line="240" w:lineRule="auto"/>
        <w:rPr>
          <w:rFonts w:ascii="Times New Roman" w:eastAsia="Times New Roman" w:hAnsi="Times New Roman" w:cs="Times New Roman"/>
          <w:i/>
          <w:color w:val="00B050"/>
          <w:sz w:val="24"/>
          <w:szCs w:val="24"/>
        </w:rPr>
      </w:pPr>
      <w:bookmarkStart w:id="138" w:name="_Hlk146188959"/>
    </w:p>
    <w:p w14:paraId="766D9B90" w14:textId="77777777" w:rsidR="00907000" w:rsidRDefault="00907000" w:rsidP="00256DC8">
      <w:pPr>
        <w:spacing w:line="240" w:lineRule="auto"/>
        <w:rPr>
          <w:rFonts w:ascii="Times New Roman" w:eastAsia="Times New Roman" w:hAnsi="Times New Roman" w:cs="Times New Roman"/>
          <w:i/>
          <w:color w:val="00B050"/>
          <w:sz w:val="24"/>
          <w:szCs w:val="24"/>
        </w:rPr>
      </w:pPr>
    </w:p>
    <w:p w14:paraId="411ACDE0" w14:textId="77777777" w:rsidR="00907000" w:rsidRDefault="00907000" w:rsidP="00907000">
      <w:pPr>
        <w:rPr>
          <w:rFonts w:ascii="Times New Roman" w:eastAsia="Times New Roman" w:hAnsi="Times New Roman" w:cs="Times New Roman"/>
          <w:i/>
          <w:color w:val="548DD4" w:themeColor="text2" w:themeTint="99"/>
          <w:sz w:val="24"/>
          <w:szCs w:val="24"/>
        </w:rPr>
      </w:pPr>
      <w:r w:rsidRPr="00907000">
        <w:rPr>
          <w:rFonts w:ascii="Times New Roman" w:eastAsia="Times New Roman" w:hAnsi="Times New Roman" w:cs="Times New Roman"/>
          <w:i/>
          <w:color w:val="548DD4" w:themeColor="text2" w:themeTint="99"/>
          <w:sz w:val="24"/>
          <w:szCs w:val="24"/>
        </w:rPr>
        <w:t>English: Nemesis Market</w:t>
      </w:r>
    </w:p>
    <w:p w14:paraId="65426C76" w14:textId="77777777" w:rsidR="00907000" w:rsidRDefault="00907000" w:rsidP="00907000">
      <w:pPr>
        <w:rPr>
          <w:rFonts w:ascii="Times New Roman" w:eastAsia="Times New Roman" w:hAnsi="Times New Roman" w:cs="Times New Roman"/>
          <w:i/>
          <w:color w:val="548DD4" w:themeColor="text2" w:themeTint="99"/>
          <w:sz w:val="24"/>
          <w:szCs w:val="24"/>
        </w:rPr>
      </w:pPr>
    </w:p>
    <w:p w14:paraId="2216DCE1" w14:textId="49C39FC5" w:rsidR="00907000" w:rsidRPr="00907000" w:rsidRDefault="00907000" w:rsidP="00907000">
      <w:pPr>
        <w:rPr>
          <w:rFonts w:ascii="Times New Roman" w:eastAsia="Times New Roman" w:hAnsi="Times New Roman" w:cs="Times New Roman"/>
          <w:b/>
          <w:bCs/>
          <w:iCs/>
          <w:color w:val="548DD4" w:themeColor="text2" w:themeTint="99"/>
          <w:sz w:val="24"/>
          <w:szCs w:val="24"/>
        </w:rPr>
      </w:pPr>
      <w:r w:rsidRPr="00907000">
        <w:rPr>
          <w:rFonts w:ascii="Times New Roman" w:eastAsia="Times New Roman" w:hAnsi="Times New Roman" w:cs="Times New Roman"/>
          <w:b/>
          <w:bCs/>
          <w:iCs/>
          <w:color w:val="548DD4" w:themeColor="text2" w:themeTint="99"/>
          <w:sz w:val="24"/>
          <w:szCs w:val="24"/>
        </w:rPr>
        <w:t xml:space="preserve">Results </w:t>
      </w:r>
    </w:p>
    <w:p w14:paraId="3EB1FDA1" w14:textId="77777777" w:rsidR="00907000" w:rsidRDefault="00907000" w:rsidP="00907000">
      <w:pPr>
        <w:rPr>
          <w:rFonts w:ascii="Times New Roman" w:eastAsia="Times New Roman" w:hAnsi="Times New Roman" w:cs="Times New Roman"/>
          <w:b/>
          <w:bCs/>
          <w:color w:val="548DD4" w:themeColor="text2" w:themeTint="99"/>
          <w:sz w:val="24"/>
          <w:szCs w:val="24"/>
        </w:rPr>
      </w:pPr>
    </w:p>
    <w:p w14:paraId="36FD03BB" w14:textId="70D53728" w:rsidR="00907000" w:rsidRPr="00907000" w:rsidRDefault="00907000" w:rsidP="00907000">
      <w:pPr>
        <w:rPr>
          <w:rFonts w:ascii="Times New Roman" w:eastAsia="Times New Roman" w:hAnsi="Times New Roman" w:cs="Times New Roman"/>
          <w:b/>
          <w:bCs/>
          <w:color w:val="548DD4" w:themeColor="text2" w:themeTint="99"/>
          <w:sz w:val="24"/>
          <w:szCs w:val="24"/>
        </w:rPr>
      </w:pPr>
      <w:r w:rsidRPr="00907000">
        <w:rPr>
          <w:rFonts w:ascii="Times New Roman" w:eastAsia="Times New Roman" w:hAnsi="Times New Roman" w:cs="Times New Roman"/>
          <w:b/>
          <w:bCs/>
          <w:color w:val="548DD4" w:themeColor="text2" w:themeTint="99"/>
          <w:sz w:val="24"/>
          <w:szCs w:val="24"/>
        </w:rPr>
        <w:t>The payment method</w:t>
      </w:r>
    </w:p>
    <w:p w14:paraId="3E6BCA9C" w14:textId="77777777" w:rsidR="00907000" w:rsidRDefault="00907000" w:rsidP="00907000">
      <w:pPr>
        <w:rPr>
          <w:rFonts w:ascii="Times New Roman" w:eastAsia="Times New Roman" w:hAnsi="Times New Roman" w:cs="Times New Roman"/>
          <w:color w:val="548DD4" w:themeColor="text2" w:themeTint="99"/>
          <w:sz w:val="24"/>
          <w:szCs w:val="24"/>
        </w:rPr>
      </w:pPr>
    </w:p>
    <w:p w14:paraId="2384EA30" w14:textId="50328D83" w:rsidR="00907000" w:rsidRPr="00907000" w:rsidRDefault="00907000" w:rsidP="00907000">
      <w:pPr>
        <w:rPr>
          <w:rFonts w:ascii="Times New Roman" w:eastAsia="Times New Roman" w:hAnsi="Times New Roman" w:cs="Times New Roman"/>
          <w:color w:val="548DD4" w:themeColor="text2" w:themeTint="99"/>
          <w:sz w:val="24"/>
          <w:szCs w:val="24"/>
        </w:rPr>
      </w:pPr>
      <w:commentRangeStart w:id="139"/>
      <w:r w:rsidRPr="00907000">
        <w:rPr>
          <w:rFonts w:ascii="Times New Roman" w:eastAsia="Times New Roman" w:hAnsi="Times New Roman" w:cs="Times New Roman"/>
          <w:color w:val="548DD4" w:themeColor="text2" w:themeTint="99"/>
          <w:sz w:val="24"/>
          <w:szCs w:val="24"/>
        </w:rPr>
        <w:t xml:space="preserve">Bitcoin and </w:t>
      </w:r>
      <w:proofErr w:type="spellStart"/>
      <w:r w:rsidRPr="00907000">
        <w:rPr>
          <w:rFonts w:ascii="Times New Roman" w:eastAsia="Times New Roman" w:hAnsi="Times New Roman" w:cs="Times New Roman"/>
          <w:color w:val="548DD4" w:themeColor="text2" w:themeTint="99"/>
          <w:sz w:val="24"/>
          <w:szCs w:val="24"/>
        </w:rPr>
        <w:t>Monero</w:t>
      </w:r>
      <w:proofErr w:type="spellEnd"/>
      <w:r w:rsidRPr="00907000">
        <w:rPr>
          <w:rFonts w:ascii="Times New Roman" w:eastAsia="Times New Roman" w:hAnsi="Times New Roman" w:cs="Times New Roman"/>
          <w:color w:val="548DD4" w:themeColor="text2" w:themeTint="99"/>
          <w:sz w:val="24"/>
          <w:szCs w:val="24"/>
        </w:rPr>
        <w:t xml:space="preserve"> accepted. All items are listed as an escrow. The order process is as follows:</w:t>
      </w:r>
    </w:p>
    <w:p w14:paraId="793A76E4"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After the buyer has placed an order, the vendor has 5 days to accept or reject the order.</w:t>
      </w:r>
    </w:p>
    <w:p w14:paraId="0969B239"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The buyer will get a full refund if the vendor doesn’t accept the order within 5 days.</w:t>
      </w:r>
    </w:p>
    <w:p w14:paraId="628A52E0"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If the buyer doesn’t want to wait 5 days, there will be a cancel button after 48 hours to cancel the order and get a full refund.</w:t>
      </w:r>
    </w:p>
    <w:p w14:paraId="5F10BAF7"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After the order got accepted, the vendor has 5 days to send it. The buyer can not cancel the order at this point.</w:t>
      </w:r>
    </w:p>
    <w:p w14:paraId="3D400628"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The buyer will get a full refund if the vendor doesn’t send the order within 5 days.</w:t>
      </w:r>
    </w:p>
    <w:p w14:paraId="4DDDBC3A"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The buyer has 3 days to open a dispute if the order does not match the description.</w:t>
      </w:r>
    </w:p>
    <w:p w14:paraId="29FBEB4D" w14:textId="77777777"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After the order got finalized, the buyer can leave a review.</w:t>
      </w:r>
    </w:p>
    <w:p w14:paraId="1D605946" w14:textId="2FB7671F" w:rsidR="00907000" w:rsidRDefault="00907000" w:rsidP="00907000">
      <w:pPr>
        <w:pStyle w:val="ListParagraph"/>
        <w:numPr>
          <w:ilvl w:val="0"/>
          <w:numId w:val="2"/>
        </w:numPr>
        <w:rPr>
          <w:rFonts w:ascii="Times New Roman" w:eastAsia="Times New Roman" w:hAnsi="Times New Roman" w:cs="Times New Roman"/>
          <w:color w:val="548DD4" w:themeColor="text2" w:themeTint="99"/>
          <w:sz w:val="24"/>
          <w:szCs w:val="24"/>
        </w:rPr>
      </w:pPr>
      <w:r w:rsidRPr="00907000">
        <w:rPr>
          <w:rFonts w:ascii="Times New Roman" w:eastAsia="Times New Roman" w:hAnsi="Times New Roman" w:cs="Times New Roman"/>
          <w:color w:val="548DD4" w:themeColor="text2" w:themeTint="99"/>
          <w:sz w:val="24"/>
          <w:szCs w:val="24"/>
        </w:rPr>
        <w:t xml:space="preserve">If you have any questions, leave a </w:t>
      </w:r>
      <w:proofErr w:type="gramStart"/>
      <w:r w:rsidRPr="00907000">
        <w:rPr>
          <w:rFonts w:ascii="Times New Roman" w:eastAsia="Times New Roman" w:hAnsi="Times New Roman" w:cs="Times New Roman"/>
          <w:color w:val="548DD4" w:themeColor="text2" w:themeTint="99"/>
          <w:sz w:val="24"/>
          <w:szCs w:val="24"/>
        </w:rPr>
        <w:t>comment</w:t>
      </w:r>
      <w:proofErr w:type="gramEnd"/>
      <w:r w:rsidRPr="00907000">
        <w:rPr>
          <w:rFonts w:ascii="Times New Roman" w:eastAsia="Times New Roman" w:hAnsi="Times New Roman" w:cs="Times New Roman"/>
          <w:color w:val="548DD4" w:themeColor="text2" w:themeTint="99"/>
          <w:sz w:val="24"/>
          <w:szCs w:val="24"/>
        </w:rPr>
        <w:t xml:space="preserve"> or create a post on our forum.</w:t>
      </w:r>
      <w:commentRangeEnd w:id="139"/>
      <w:r>
        <w:rPr>
          <w:rStyle w:val="CommentReference"/>
        </w:rPr>
        <w:commentReference w:id="139"/>
      </w:r>
    </w:p>
    <w:p w14:paraId="76DB6263" w14:textId="7DF1553F" w:rsidR="0056787F" w:rsidRDefault="0056787F" w:rsidP="00907000">
      <w:pPr>
        <w:rPr>
          <w:ins w:id="140" w:author="Haitao Shi" w:date="2023-10-01T12:02:00Z"/>
          <w:rFonts w:ascii="Times New Roman" w:eastAsia="Times New Roman" w:hAnsi="Times New Roman" w:cs="Times New Roman"/>
          <w:color w:val="548DD4" w:themeColor="text2" w:themeTint="99"/>
          <w:sz w:val="24"/>
          <w:szCs w:val="24"/>
        </w:rPr>
      </w:pPr>
      <w:ins w:id="141" w:author="Haitao Shi" w:date="2023-10-01T12:02:00Z">
        <w:r w:rsidRPr="0056787F">
          <w:rPr>
            <w:rFonts w:ascii="Times New Roman" w:eastAsia="Times New Roman" w:hAnsi="Times New Roman" w:cs="Times New Roman"/>
            <w:color w:val="548DD4" w:themeColor="text2" w:themeTint="99"/>
            <w:sz w:val="24"/>
            <w:szCs w:val="24"/>
          </w:rPr>
          <w:t xml:space="preserve">Bitcoin and </w:t>
        </w:r>
        <w:proofErr w:type="spellStart"/>
        <w:r w:rsidRPr="0056787F">
          <w:rPr>
            <w:rFonts w:ascii="Times New Roman" w:eastAsia="Times New Roman" w:hAnsi="Times New Roman" w:cs="Times New Roman"/>
            <w:color w:val="548DD4" w:themeColor="text2" w:themeTint="99"/>
            <w:sz w:val="24"/>
            <w:szCs w:val="24"/>
          </w:rPr>
          <w:t>Monero</w:t>
        </w:r>
        <w:proofErr w:type="spellEnd"/>
        <w:r w:rsidRPr="0056787F">
          <w:rPr>
            <w:rFonts w:ascii="Times New Roman" w:eastAsia="Times New Roman" w:hAnsi="Times New Roman" w:cs="Times New Roman"/>
            <w:color w:val="548DD4" w:themeColor="text2" w:themeTint="99"/>
            <w:sz w:val="24"/>
            <w:szCs w:val="24"/>
          </w:rPr>
          <w:t xml:space="preserve"> are accepted as payment, and </w:t>
        </w:r>
      </w:ins>
      <w:ins w:id="142" w:author="Haitao Shi" w:date="2023-10-01T12:03:00Z">
        <w:r>
          <w:rPr>
            <w:rFonts w:ascii="Times New Roman" w:eastAsia="Times New Roman" w:hAnsi="Times New Roman" w:cs="Times New Roman"/>
            <w:color w:val="548DD4" w:themeColor="text2" w:themeTint="99"/>
            <w:sz w:val="24"/>
            <w:szCs w:val="24"/>
          </w:rPr>
          <w:t>a</w:t>
        </w:r>
        <w:r w:rsidRPr="0056787F">
          <w:rPr>
            <w:rFonts w:ascii="Times New Roman" w:eastAsia="Times New Roman" w:hAnsi="Times New Roman" w:cs="Times New Roman"/>
            <w:color w:val="548DD4" w:themeColor="text2" w:themeTint="99"/>
            <w:sz w:val="24"/>
            <w:szCs w:val="24"/>
          </w:rPr>
          <w:t>ll items are listed as an escrow</w:t>
        </w:r>
        <w:r>
          <w:rPr>
            <w:rFonts w:ascii="Times New Roman" w:eastAsia="Times New Roman" w:hAnsi="Times New Roman" w:cs="Times New Roman"/>
            <w:color w:val="548DD4" w:themeColor="text2" w:themeTint="99"/>
            <w:sz w:val="24"/>
            <w:szCs w:val="24"/>
          </w:rPr>
          <w:t>.</w:t>
        </w:r>
        <w:r w:rsidRPr="0056787F">
          <w:rPr>
            <w:rFonts w:ascii="Times New Roman" w:eastAsia="Times New Roman" w:hAnsi="Times New Roman" w:cs="Times New Roman"/>
            <w:color w:val="548DD4" w:themeColor="text2" w:themeTint="99"/>
            <w:sz w:val="24"/>
            <w:szCs w:val="24"/>
          </w:rPr>
          <w:t xml:space="preserve"> </w:t>
        </w:r>
      </w:ins>
      <w:ins w:id="143" w:author="Haitao Shi" w:date="2023-10-01T12:07:00Z">
        <w:r>
          <w:rPr>
            <w:rFonts w:ascii="Times New Roman" w:eastAsia="Times New Roman" w:hAnsi="Times New Roman" w:cs="Times New Roman"/>
            <w:color w:val="548DD4" w:themeColor="text2" w:themeTint="99"/>
            <w:sz w:val="24"/>
            <w:szCs w:val="24"/>
          </w:rPr>
          <w:t>T</w:t>
        </w:r>
      </w:ins>
      <w:ins w:id="144" w:author="Haitao Shi" w:date="2023-10-01T12:02:00Z">
        <w:r w:rsidRPr="0056787F">
          <w:rPr>
            <w:rFonts w:ascii="Times New Roman" w:eastAsia="Times New Roman" w:hAnsi="Times New Roman" w:cs="Times New Roman"/>
            <w:color w:val="548DD4" w:themeColor="text2" w:themeTint="99"/>
            <w:sz w:val="24"/>
            <w:szCs w:val="24"/>
          </w:rPr>
          <w:t>he order process includes a set time for the vendor to accept or reject the order, with options for refunds</w:t>
        </w:r>
      </w:ins>
      <w:ins w:id="145" w:author="Haitao Shi" w:date="2023-10-01T12:05:00Z">
        <w:r>
          <w:rPr>
            <w:rFonts w:ascii="Times New Roman" w:eastAsia="Times New Roman" w:hAnsi="Times New Roman" w:cs="Times New Roman"/>
            <w:color w:val="548DD4" w:themeColor="text2" w:themeTint="99"/>
            <w:sz w:val="24"/>
            <w:szCs w:val="24"/>
          </w:rPr>
          <w:t xml:space="preserve">. </w:t>
        </w:r>
      </w:ins>
      <w:ins w:id="146" w:author="Haitao Shi" w:date="2023-10-01T12:06:00Z">
        <w:r w:rsidRPr="0056787F">
          <w:rPr>
            <w:rFonts w:ascii="Times New Roman" w:eastAsia="Times New Roman" w:hAnsi="Times New Roman" w:cs="Times New Roman"/>
            <w:color w:val="548DD4" w:themeColor="text2" w:themeTint="99"/>
            <w:sz w:val="24"/>
            <w:szCs w:val="24"/>
          </w:rPr>
          <w:t xml:space="preserve">If an order is received that is not as described, it can be disputed within a limited period, and the buyer can leave a comment once the order has been </w:t>
        </w:r>
        <w:proofErr w:type="spellStart"/>
        <w:r w:rsidRPr="0056787F">
          <w:rPr>
            <w:rFonts w:ascii="Times New Roman" w:eastAsia="Times New Roman" w:hAnsi="Times New Roman" w:cs="Times New Roman"/>
            <w:color w:val="548DD4" w:themeColor="text2" w:themeTint="99"/>
            <w:sz w:val="24"/>
            <w:szCs w:val="24"/>
          </w:rPr>
          <w:t>finalised</w:t>
        </w:r>
        <w:proofErr w:type="spellEnd"/>
        <w:r w:rsidRPr="0056787F">
          <w:rPr>
            <w:rFonts w:ascii="Times New Roman" w:eastAsia="Times New Roman" w:hAnsi="Times New Roman" w:cs="Times New Roman"/>
            <w:color w:val="548DD4" w:themeColor="text2" w:themeTint="99"/>
            <w:sz w:val="24"/>
            <w:szCs w:val="24"/>
          </w:rPr>
          <w:t>.</w:t>
        </w:r>
      </w:ins>
    </w:p>
    <w:p w14:paraId="041E4C21" w14:textId="77777777" w:rsidR="0056787F" w:rsidRDefault="0056787F" w:rsidP="00907000">
      <w:pPr>
        <w:rPr>
          <w:rFonts w:ascii="Times New Roman" w:eastAsia="Times New Roman" w:hAnsi="Times New Roman" w:cs="Times New Roman"/>
          <w:color w:val="548DD4" w:themeColor="text2" w:themeTint="99"/>
          <w:sz w:val="24"/>
          <w:szCs w:val="24"/>
        </w:rPr>
      </w:pPr>
    </w:p>
    <w:p w14:paraId="5D025252" w14:textId="77777777" w:rsidR="00907000" w:rsidRDefault="00907000" w:rsidP="00907000">
      <w:pPr>
        <w:rPr>
          <w:rFonts w:ascii="Times New Roman" w:eastAsia="Times New Roman" w:hAnsi="Times New Roman" w:cs="Times New Roman"/>
          <w:b/>
          <w:bCs/>
          <w:color w:val="548DD4" w:themeColor="text2" w:themeTint="99"/>
          <w:sz w:val="24"/>
          <w:szCs w:val="24"/>
        </w:rPr>
      </w:pPr>
      <w:r w:rsidRPr="00907000">
        <w:rPr>
          <w:rFonts w:ascii="Times New Roman" w:eastAsia="Times New Roman" w:hAnsi="Times New Roman" w:cs="Times New Roman"/>
          <w:b/>
          <w:bCs/>
          <w:color w:val="548DD4" w:themeColor="text2" w:themeTint="99"/>
          <w:sz w:val="24"/>
          <w:szCs w:val="24"/>
        </w:rPr>
        <w:t>The number of posts of each type of drugs (Top20)</w:t>
      </w:r>
      <w:bookmarkEnd w:id="138"/>
    </w:p>
    <w:p w14:paraId="68D31A5F" w14:textId="77777777" w:rsidR="00907000" w:rsidRDefault="00907000" w:rsidP="00907000">
      <w:pPr>
        <w:rPr>
          <w:rFonts w:ascii="Times New Roman" w:eastAsia="Times New Roman" w:hAnsi="Times New Roman" w:cs="Times New Roman"/>
          <w:b/>
          <w:bCs/>
          <w:color w:val="548DD4" w:themeColor="text2" w:themeTint="99"/>
          <w:sz w:val="24"/>
          <w:szCs w:val="24"/>
        </w:rPr>
      </w:pPr>
    </w:p>
    <w:p w14:paraId="7F4C50F2" w14:textId="76F04F12" w:rsidR="00907000" w:rsidRDefault="00907000" w:rsidP="00907000">
      <w:pPr>
        <w:rPr>
          <w:rFonts w:ascii="Times New Roman" w:eastAsia="Times New Roman" w:hAnsi="Times New Roman" w:cs="Times New Roman"/>
          <w:color w:val="548DD4" w:themeColor="text2" w:themeTint="99"/>
          <w:sz w:val="24"/>
          <w:szCs w:val="24"/>
        </w:rPr>
      </w:pPr>
      <w:commentRangeStart w:id="147"/>
      <w:r w:rsidRPr="00907000">
        <w:rPr>
          <w:rFonts w:ascii="Times New Roman" w:eastAsia="Times New Roman" w:hAnsi="Times New Roman" w:cs="Times New Roman"/>
          <w:noProof/>
          <w:color w:val="548DD4" w:themeColor="text2" w:themeTint="99"/>
          <w:sz w:val="24"/>
          <w:szCs w:val="24"/>
        </w:rPr>
        <w:lastRenderedPageBreak/>
        <w:drawing>
          <wp:inline distT="0" distB="0" distL="0" distR="0" wp14:anchorId="7C165AB9" wp14:editId="00A36EB6">
            <wp:extent cx="3943692" cy="3943692"/>
            <wp:effectExtent l="0" t="0" r="0" b="0"/>
            <wp:docPr id="11196400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0084" name=""/>
                    <pic:cNvPicPr/>
                  </pic:nvPicPr>
                  <pic:blipFill>
                    <a:blip r:embed="rId27"/>
                    <a:stretch>
                      <a:fillRect/>
                    </a:stretch>
                  </pic:blipFill>
                  <pic:spPr>
                    <a:xfrm>
                      <a:off x="0" y="0"/>
                      <a:ext cx="3943692" cy="3943692"/>
                    </a:xfrm>
                    <a:prstGeom prst="rect">
                      <a:avLst/>
                    </a:prstGeom>
                  </pic:spPr>
                </pic:pic>
              </a:graphicData>
            </a:graphic>
          </wp:inline>
        </w:drawing>
      </w:r>
      <w:commentRangeEnd w:id="147"/>
      <w:r>
        <w:rPr>
          <w:rStyle w:val="CommentReference"/>
        </w:rPr>
        <w:commentReference w:id="147"/>
      </w:r>
    </w:p>
    <w:p w14:paraId="467FAF45" w14:textId="77777777" w:rsidR="00907000" w:rsidRDefault="00907000" w:rsidP="00907000">
      <w:pPr>
        <w:rPr>
          <w:rFonts w:ascii="Times New Roman" w:eastAsia="Times New Roman" w:hAnsi="Times New Roman" w:cs="Times New Roman"/>
          <w:color w:val="548DD4" w:themeColor="text2" w:themeTint="99"/>
          <w:sz w:val="24"/>
          <w:szCs w:val="24"/>
        </w:rPr>
      </w:pPr>
    </w:p>
    <w:p w14:paraId="0CEF13C5" w14:textId="2DCA5731" w:rsidR="00907000" w:rsidRPr="00907000" w:rsidRDefault="00907000" w:rsidP="00907000">
      <w:pPr>
        <w:rPr>
          <w:rFonts w:ascii="Times New Roman" w:eastAsia="Times New Roman" w:hAnsi="Times New Roman" w:cs="Times New Roman"/>
          <w:color w:val="548DD4" w:themeColor="text2" w:themeTint="99"/>
          <w:sz w:val="24"/>
          <w:szCs w:val="24"/>
        </w:rPr>
      </w:pPr>
      <w:commentRangeStart w:id="148"/>
      <w:r w:rsidRPr="00907000">
        <w:rPr>
          <w:rFonts w:ascii="Times New Roman" w:eastAsia="Times New Roman" w:hAnsi="Times New Roman" w:cs="Times New Roman"/>
          <w:color w:val="548DD4" w:themeColor="text2" w:themeTint="99"/>
          <w:sz w:val="24"/>
          <w:szCs w:val="24"/>
        </w:rPr>
        <w:t xml:space="preserve">Different types of </w:t>
      </w:r>
      <w:proofErr w:type="gramStart"/>
      <w:r w:rsidRPr="00907000">
        <w:rPr>
          <w:rFonts w:ascii="Times New Roman" w:eastAsia="Times New Roman" w:hAnsi="Times New Roman" w:cs="Times New Roman"/>
          <w:color w:val="548DD4" w:themeColor="text2" w:themeTint="99"/>
          <w:sz w:val="24"/>
          <w:szCs w:val="24"/>
        </w:rPr>
        <w:t>drug</w:t>
      </w:r>
      <w:proofErr w:type="gramEnd"/>
      <w:r w:rsidRPr="00907000">
        <w:rPr>
          <w:rFonts w:ascii="Times New Roman" w:eastAsia="Times New Roman" w:hAnsi="Times New Roman" w:cs="Times New Roman"/>
          <w:color w:val="548DD4" w:themeColor="text2" w:themeTint="99"/>
          <w:sz w:val="24"/>
          <w:szCs w:val="24"/>
        </w:rPr>
        <w:t xml:space="preserve"> are sold in Nemesis, namely, Cannabis, </w:t>
      </w:r>
      <w:proofErr w:type="spellStart"/>
      <w:r w:rsidRPr="00907000">
        <w:rPr>
          <w:rFonts w:ascii="Times New Roman" w:eastAsia="Times New Roman" w:hAnsi="Times New Roman" w:cs="Times New Roman"/>
          <w:color w:val="548DD4" w:themeColor="text2" w:themeTint="99"/>
          <w:sz w:val="24"/>
          <w:szCs w:val="24"/>
        </w:rPr>
        <w:t>Dissociatives</w:t>
      </w:r>
      <w:proofErr w:type="spellEnd"/>
      <w:r w:rsidRPr="00907000">
        <w:rPr>
          <w:rFonts w:ascii="Times New Roman" w:eastAsia="Times New Roman" w:hAnsi="Times New Roman" w:cs="Times New Roman"/>
          <w:color w:val="548DD4" w:themeColor="text2" w:themeTint="99"/>
          <w:sz w:val="24"/>
          <w:szCs w:val="24"/>
        </w:rPr>
        <w:t xml:space="preserve">, Opioids, Steroids, Psychedelics, Stimulants, Prescription Drugs, Benzodiazepine (Benzos), Ecstasy, and others. Some drug type has specific subcategories associated with it. For example, under the drug type Cannabis, the subcategories include Buds and Flowers, Hash, and Shake. The “count” column represents the number of posts for each drug subcategory, indicating the frequency or popularity of each drug subcategory. For instance, the drug subcategory “Buds and Flowers” has a count of 103, and it has the highest number of posts among all the drug subcategories listed. </w:t>
      </w:r>
      <w:proofErr w:type="spellStart"/>
      <w:r w:rsidRPr="00907000">
        <w:rPr>
          <w:rFonts w:ascii="Times New Roman" w:eastAsia="Times New Roman" w:hAnsi="Times New Roman" w:cs="Times New Roman"/>
          <w:color w:val="548DD4" w:themeColor="text2" w:themeTint="99"/>
          <w:sz w:val="24"/>
          <w:szCs w:val="24"/>
        </w:rPr>
        <w:t>Dissociatives</w:t>
      </w:r>
      <w:proofErr w:type="spellEnd"/>
      <w:r w:rsidRPr="00907000">
        <w:rPr>
          <w:rFonts w:ascii="Times New Roman" w:eastAsia="Times New Roman" w:hAnsi="Times New Roman" w:cs="Times New Roman"/>
          <w:color w:val="548DD4" w:themeColor="text2" w:themeTint="99"/>
          <w:sz w:val="24"/>
          <w:szCs w:val="24"/>
        </w:rPr>
        <w:t xml:space="preserve"> (Ketamine), Ecstasy (XTC Pills), Steroids, and Stimulants (Cocaine, Amphetamine/Speed) also have significant counts, suggesting their popularity in the market.</w:t>
      </w:r>
      <w:commentRangeEnd w:id="148"/>
      <w:r>
        <w:rPr>
          <w:rStyle w:val="CommentReference"/>
        </w:rPr>
        <w:commentReference w:id="148"/>
      </w:r>
    </w:p>
    <w:p w14:paraId="45EA4A5B" w14:textId="1134307A" w:rsidR="00256DC8" w:rsidRDefault="00256DC8" w:rsidP="00256DC8">
      <w:pPr>
        <w:spacing w:line="240" w:lineRule="auto"/>
        <w:rPr>
          <w:rFonts w:ascii="Times New Roman" w:eastAsia="Times New Roman" w:hAnsi="Times New Roman" w:cs="Times New Roman"/>
          <w:b/>
          <w:bCs/>
          <w:color w:val="548DD4" w:themeColor="text2" w:themeTint="99"/>
          <w:sz w:val="24"/>
          <w:szCs w:val="24"/>
        </w:rPr>
      </w:pPr>
    </w:p>
    <w:p w14:paraId="358D0ED4" w14:textId="7CDF179E" w:rsidR="00907000" w:rsidRDefault="00907000" w:rsidP="00256DC8">
      <w:pPr>
        <w:spacing w:line="240" w:lineRule="auto"/>
        <w:rPr>
          <w:rFonts w:ascii="Times New Roman" w:eastAsia="Times New Roman" w:hAnsi="Times New Roman" w:cs="Times New Roman"/>
          <w:b/>
          <w:bCs/>
          <w:color w:val="548DD4" w:themeColor="text2" w:themeTint="99"/>
          <w:sz w:val="24"/>
          <w:szCs w:val="24"/>
        </w:rPr>
      </w:pPr>
      <w:r w:rsidRPr="00907000">
        <w:rPr>
          <w:rFonts w:ascii="Times New Roman" w:eastAsia="Times New Roman" w:hAnsi="Times New Roman" w:cs="Times New Roman"/>
          <w:b/>
          <w:bCs/>
          <w:color w:val="548DD4" w:themeColor="text2" w:themeTint="99"/>
          <w:sz w:val="24"/>
          <w:szCs w:val="24"/>
        </w:rPr>
        <w:t>The number of posts of each drug (Top20)</w:t>
      </w:r>
    </w:p>
    <w:p w14:paraId="05424B5D" w14:textId="77777777" w:rsidR="00907000" w:rsidRDefault="00907000" w:rsidP="00256DC8">
      <w:pPr>
        <w:spacing w:line="240" w:lineRule="auto"/>
        <w:rPr>
          <w:rFonts w:ascii="Times New Roman" w:eastAsia="Times New Roman" w:hAnsi="Times New Roman" w:cs="Times New Roman"/>
          <w:b/>
          <w:bCs/>
          <w:color w:val="548DD4" w:themeColor="text2" w:themeTint="99"/>
          <w:sz w:val="24"/>
          <w:szCs w:val="24"/>
        </w:rPr>
      </w:pPr>
    </w:p>
    <w:p w14:paraId="6CF7F1D0" w14:textId="35414DE8" w:rsidR="00907000" w:rsidRDefault="00907000" w:rsidP="00256DC8">
      <w:pPr>
        <w:spacing w:line="240" w:lineRule="auto"/>
        <w:rPr>
          <w:rFonts w:ascii="Times New Roman" w:eastAsia="Times New Roman" w:hAnsi="Times New Roman" w:cs="Times New Roman"/>
          <w:b/>
          <w:bCs/>
          <w:color w:val="548DD4" w:themeColor="text2" w:themeTint="99"/>
          <w:sz w:val="24"/>
          <w:szCs w:val="24"/>
        </w:rPr>
      </w:pPr>
      <w:r w:rsidRPr="00907000">
        <w:rPr>
          <w:rFonts w:ascii="Times New Roman" w:eastAsia="Times New Roman" w:hAnsi="Times New Roman" w:cs="Times New Roman"/>
          <w:b/>
          <w:bCs/>
          <w:noProof/>
          <w:color w:val="548DD4" w:themeColor="text2" w:themeTint="99"/>
          <w:sz w:val="24"/>
          <w:szCs w:val="24"/>
        </w:rPr>
        <w:lastRenderedPageBreak/>
        <w:drawing>
          <wp:inline distT="0" distB="0" distL="0" distR="0" wp14:anchorId="25567D7F" wp14:editId="02193E2B">
            <wp:extent cx="3817951" cy="4027519"/>
            <wp:effectExtent l="0" t="0" r="0" b="0"/>
            <wp:docPr id="6597244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4440" name=""/>
                    <pic:cNvPicPr/>
                  </pic:nvPicPr>
                  <pic:blipFill>
                    <a:blip r:embed="rId28"/>
                    <a:stretch>
                      <a:fillRect/>
                    </a:stretch>
                  </pic:blipFill>
                  <pic:spPr>
                    <a:xfrm>
                      <a:off x="0" y="0"/>
                      <a:ext cx="3817951" cy="4027519"/>
                    </a:xfrm>
                    <a:prstGeom prst="rect">
                      <a:avLst/>
                    </a:prstGeom>
                  </pic:spPr>
                </pic:pic>
              </a:graphicData>
            </a:graphic>
          </wp:inline>
        </w:drawing>
      </w:r>
    </w:p>
    <w:p w14:paraId="73ACA376" w14:textId="77777777" w:rsidR="00907000" w:rsidRDefault="00907000" w:rsidP="00256DC8">
      <w:pPr>
        <w:spacing w:line="240" w:lineRule="auto"/>
        <w:rPr>
          <w:rFonts w:ascii="Times New Roman" w:eastAsia="Times New Roman" w:hAnsi="Times New Roman" w:cs="Times New Roman"/>
          <w:b/>
          <w:bCs/>
          <w:color w:val="548DD4" w:themeColor="text2" w:themeTint="99"/>
          <w:sz w:val="24"/>
          <w:szCs w:val="24"/>
        </w:rPr>
      </w:pPr>
    </w:p>
    <w:p w14:paraId="78C1E280" w14:textId="3F75595B" w:rsidR="002869B7" w:rsidRDefault="00907000" w:rsidP="00256DC8">
      <w:pPr>
        <w:spacing w:line="240" w:lineRule="auto"/>
        <w:rPr>
          <w:rFonts w:ascii="Times New Roman" w:eastAsia="Times New Roman" w:hAnsi="Times New Roman" w:cs="Times New Roman"/>
          <w:color w:val="548DD4" w:themeColor="text2" w:themeTint="99"/>
          <w:sz w:val="24"/>
          <w:szCs w:val="24"/>
        </w:rPr>
      </w:pPr>
      <w:commentRangeStart w:id="149"/>
      <w:r w:rsidRPr="00907000">
        <w:rPr>
          <w:rFonts w:ascii="Times New Roman" w:eastAsia="Times New Roman" w:hAnsi="Times New Roman" w:cs="Times New Roman"/>
          <w:color w:val="548DD4" w:themeColor="text2" w:themeTint="99"/>
          <w:sz w:val="24"/>
          <w:szCs w:val="24"/>
        </w:rPr>
        <w:t>The data frame consists of the top 20 drug names mentioned in posts. The “count” column represents the number of posts for each drug. It can partly indicate the popularity of each drug. Based on the counts, we can see that LSD (n=14), Heroin (n=9), Gorilla Glue (n=7), Racemic Ketamine (n=7), and Xanax (n=7) have relatively higher counts, suggesting a higher level of discussion or interest in these drugs.</w:t>
      </w:r>
      <w:commentRangeEnd w:id="149"/>
      <w:r>
        <w:rPr>
          <w:rStyle w:val="CommentReference"/>
        </w:rPr>
        <w:commentReference w:id="149"/>
      </w:r>
    </w:p>
    <w:p w14:paraId="4D9BC054" w14:textId="77777777" w:rsidR="002869B7" w:rsidRPr="00907000" w:rsidRDefault="002869B7" w:rsidP="00256DC8">
      <w:pPr>
        <w:spacing w:line="240" w:lineRule="auto"/>
        <w:rPr>
          <w:rFonts w:ascii="Times New Roman" w:eastAsia="Times New Roman" w:hAnsi="Times New Roman" w:cs="Times New Roman"/>
          <w:color w:val="548DD4" w:themeColor="text2" w:themeTint="99"/>
          <w:sz w:val="24"/>
          <w:szCs w:val="24"/>
        </w:rPr>
      </w:pPr>
    </w:p>
    <w:p w14:paraId="08D9CE11" w14:textId="77777777" w:rsidR="002869B7" w:rsidRPr="002869B7" w:rsidRDefault="002869B7" w:rsidP="002869B7">
      <w:pPr>
        <w:spacing w:line="240" w:lineRule="auto"/>
        <w:rPr>
          <w:rFonts w:ascii="Times New Roman" w:eastAsia="Times New Roman" w:hAnsi="Times New Roman" w:cs="Times New Roman"/>
          <w:b/>
          <w:bCs/>
          <w:color w:val="548DD4" w:themeColor="text2" w:themeTint="99"/>
          <w:sz w:val="24"/>
          <w:szCs w:val="24"/>
        </w:rPr>
      </w:pPr>
      <w:r w:rsidRPr="002869B7">
        <w:rPr>
          <w:rFonts w:ascii="Times New Roman" w:eastAsia="Times New Roman" w:hAnsi="Times New Roman" w:cs="Times New Roman"/>
          <w:b/>
          <w:bCs/>
          <w:color w:val="548DD4" w:themeColor="text2" w:themeTint="99"/>
          <w:sz w:val="24"/>
          <w:szCs w:val="24"/>
        </w:rPr>
        <w:t>The brand name of the drugs for sale</w:t>
      </w:r>
    </w:p>
    <w:p w14:paraId="660DEE21" w14:textId="77777777" w:rsidR="002869B7" w:rsidRDefault="002869B7" w:rsidP="002869B7">
      <w:pPr>
        <w:spacing w:line="240" w:lineRule="auto"/>
        <w:rPr>
          <w:rFonts w:ascii="Times New Roman" w:eastAsia="Times New Roman" w:hAnsi="Times New Roman" w:cs="Times New Roman"/>
          <w:b/>
          <w:bCs/>
          <w:color w:val="548DD4" w:themeColor="text2" w:themeTint="99"/>
          <w:sz w:val="24"/>
          <w:szCs w:val="24"/>
        </w:rPr>
      </w:pPr>
    </w:p>
    <w:p w14:paraId="33142E94" w14:textId="13F1CB15" w:rsidR="002869B7" w:rsidRPr="002869B7" w:rsidRDefault="002869B7" w:rsidP="00256DC8">
      <w:pPr>
        <w:spacing w:line="240" w:lineRule="auto"/>
        <w:rPr>
          <w:rFonts w:ascii="Times New Roman" w:eastAsia="Times New Roman" w:hAnsi="Times New Roman" w:cs="Times New Roman"/>
          <w:color w:val="548DD4" w:themeColor="text2" w:themeTint="99"/>
          <w:sz w:val="24"/>
          <w:szCs w:val="24"/>
        </w:rPr>
      </w:pPr>
      <w:commentRangeStart w:id="150"/>
      <w:commentRangeStart w:id="151"/>
      <w:r w:rsidRPr="002869B7">
        <w:rPr>
          <w:rFonts w:ascii="Times New Roman" w:eastAsia="Times New Roman" w:hAnsi="Times New Roman" w:cs="Times New Roman"/>
          <w:color w:val="548DD4" w:themeColor="text2" w:themeTint="99"/>
          <w:sz w:val="24"/>
          <w:szCs w:val="24"/>
        </w:rPr>
        <w:t xml:space="preserve">The table below shows each brand name and its number of occurrences, and it can be observed that MONSTERLAB and HYDROGURU are the brands with the highest number of occurrences. These two brands are not specific to any </w:t>
      </w:r>
      <w:proofErr w:type="gramStart"/>
      <w:r w:rsidRPr="002869B7">
        <w:rPr>
          <w:rFonts w:ascii="Times New Roman" w:eastAsia="Times New Roman" w:hAnsi="Times New Roman" w:cs="Times New Roman"/>
          <w:color w:val="548DD4" w:themeColor="text2" w:themeTint="99"/>
          <w:sz w:val="24"/>
          <w:szCs w:val="24"/>
        </w:rPr>
        <w:t>particular drug</w:t>
      </w:r>
      <w:proofErr w:type="gramEnd"/>
      <w:r w:rsidRPr="002869B7">
        <w:rPr>
          <w:rFonts w:ascii="Times New Roman" w:eastAsia="Times New Roman" w:hAnsi="Times New Roman" w:cs="Times New Roman"/>
          <w:color w:val="548DD4" w:themeColor="text2" w:themeTint="99"/>
          <w:sz w:val="24"/>
          <w:szCs w:val="24"/>
        </w:rPr>
        <w:t>, but rather the names of the labs. It seems that they have generated a certain brand effect, representing a guarantee of high-quality drugs.</w:t>
      </w:r>
      <w:commentRangeEnd w:id="150"/>
      <w:r>
        <w:rPr>
          <w:rStyle w:val="CommentReference"/>
        </w:rPr>
        <w:commentReference w:id="150"/>
      </w:r>
      <w:commentRangeEnd w:id="151"/>
      <w:r w:rsidR="00417BA2">
        <w:rPr>
          <w:rStyle w:val="CommentReference"/>
        </w:rPr>
        <w:commentReference w:id="151"/>
      </w:r>
    </w:p>
    <w:p w14:paraId="113A11B8" w14:textId="2FE92591" w:rsidR="002869B7" w:rsidRDefault="002869B7" w:rsidP="00256DC8">
      <w:pPr>
        <w:spacing w:line="240" w:lineRule="auto"/>
        <w:rPr>
          <w:rFonts w:ascii="Times New Roman" w:eastAsia="Times New Roman" w:hAnsi="Times New Roman" w:cs="Times New Roman"/>
          <w:b/>
          <w:bCs/>
          <w:color w:val="548DD4" w:themeColor="text2" w:themeTint="99"/>
          <w:sz w:val="24"/>
          <w:szCs w:val="24"/>
        </w:rPr>
      </w:pPr>
      <w:r w:rsidRPr="002869B7">
        <w:rPr>
          <w:rFonts w:ascii="Times New Roman" w:eastAsia="Times New Roman" w:hAnsi="Times New Roman" w:cs="Times New Roman"/>
          <w:b/>
          <w:bCs/>
          <w:noProof/>
          <w:color w:val="548DD4" w:themeColor="text2" w:themeTint="99"/>
          <w:sz w:val="24"/>
          <w:szCs w:val="24"/>
        </w:rPr>
        <w:lastRenderedPageBreak/>
        <w:drawing>
          <wp:inline distT="0" distB="0" distL="0" distR="0" wp14:anchorId="1E52EBF7" wp14:editId="6E3336B9">
            <wp:extent cx="1969941" cy="2629128"/>
            <wp:effectExtent l="0" t="0" r="0" b="0"/>
            <wp:docPr id="4990360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6079" name=""/>
                    <pic:cNvPicPr/>
                  </pic:nvPicPr>
                  <pic:blipFill>
                    <a:blip r:embed="rId29"/>
                    <a:stretch>
                      <a:fillRect/>
                    </a:stretch>
                  </pic:blipFill>
                  <pic:spPr>
                    <a:xfrm>
                      <a:off x="0" y="0"/>
                      <a:ext cx="1969941" cy="2629128"/>
                    </a:xfrm>
                    <a:prstGeom prst="rect">
                      <a:avLst/>
                    </a:prstGeom>
                  </pic:spPr>
                </pic:pic>
              </a:graphicData>
            </a:graphic>
          </wp:inline>
        </w:drawing>
      </w:r>
    </w:p>
    <w:p w14:paraId="06A52C2C" w14:textId="77777777" w:rsidR="002869B7" w:rsidRDefault="002869B7" w:rsidP="00256DC8">
      <w:pPr>
        <w:spacing w:line="240" w:lineRule="auto"/>
        <w:rPr>
          <w:rFonts w:ascii="Times New Roman" w:eastAsia="Times New Roman" w:hAnsi="Times New Roman" w:cs="Times New Roman"/>
          <w:b/>
          <w:bCs/>
          <w:color w:val="548DD4" w:themeColor="text2" w:themeTint="99"/>
          <w:sz w:val="24"/>
          <w:szCs w:val="24"/>
        </w:rPr>
      </w:pPr>
    </w:p>
    <w:p w14:paraId="22ABA075" w14:textId="77777777" w:rsidR="00117B14" w:rsidRPr="00117B14" w:rsidRDefault="00117B14" w:rsidP="00117B14">
      <w:pPr>
        <w:spacing w:line="240" w:lineRule="auto"/>
        <w:rPr>
          <w:rFonts w:ascii="Times New Roman" w:eastAsia="Times New Roman" w:hAnsi="Times New Roman" w:cs="Times New Roman"/>
          <w:b/>
          <w:bCs/>
          <w:color w:val="548DD4" w:themeColor="text2" w:themeTint="99"/>
          <w:sz w:val="24"/>
          <w:szCs w:val="24"/>
        </w:rPr>
      </w:pPr>
      <w:r w:rsidRPr="00117B14">
        <w:rPr>
          <w:rFonts w:ascii="Times New Roman" w:eastAsia="Times New Roman" w:hAnsi="Times New Roman" w:cs="Times New Roman"/>
          <w:b/>
          <w:bCs/>
          <w:color w:val="548DD4" w:themeColor="text2" w:themeTint="99"/>
          <w:sz w:val="24"/>
          <w:szCs w:val="24"/>
        </w:rPr>
        <w:t>The brand name of XTC Pills</w:t>
      </w:r>
    </w:p>
    <w:p w14:paraId="4C2CA8E3" w14:textId="77777777" w:rsidR="00117B14" w:rsidRDefault="00117B14" w:rsidP="00117B14">
      <w:pPr>
        <w:spacing w:line="240" w:lineRule="auto"/>
        <w:rPr>
          <w:rFonts w:ascii="Times New Roman" w:eastAsia="Times New Roman" w:hAnsi="Times New Roman" w:cs="Times New Roman"/>
          <w:b/>
          <w:bCs/>
          <w:color w:val="548DD4" w:themeColor="text2" w:themeTint="99"/>
          <w:sz w:val="24"/>
          <w:szCs w:val="24"/>
        </w:rPr>
      </w:pPr>
    </w:p>
    <w:p w14:paraId="6A1A52EF" w14:textId="4020FA3C" w:rsidR="00117B14" w:rsidRDefault="00117B14" w:rsidP="00117B14">
      <w:pPr>
        <w:spacing w:line="240" w:lineRule="auto"/>
        <w:rPr>
          <w:rFonts w:ascii="Times New Roman" w:eastAsia="Times New Roman" w:hAnsi="Times New Roman" w:cs="Times New Roman"/>
          <w:color w:val="548DD4" w:themeColor="text2" w:themeTint="99"/>
          <w:sz w:val="24"/>
          <w:szCs w:val="24"/>
        </w:rPr>
      </w:pPr>
      <w:commentRangeStart w:id="152"/>
      <w:r w:rsidRPr="00117B14">
        <w:rPr>
          <w:rFonts w:ascii="Times New Roman" w:eastAsia="Times New Roman" w:hAnsi="Times New Roman" w:cs="Times New Roman"/>
          <w:color w:val="548DD4" w:themeColor="text2" w:themeTint="99"/>
          <w:sz w:val="24"/>
          <w:szCs w:val="24"/>
        </w:rPr>
        <w:t xml:space="preserve">Another interesting observation is that the brand name of XTC Pills may indicate the strength or purity of these drugs </w:t>
      </w:r>
      <w:proofErr w:type="gramStart"/>
      <w:r w:rsidRPr="00117B14">
        <w:rPr>
          <w:rFonts w:ascii="Times New Roman" w:eastAsia="Times New Roman" w:hAnsi="Times New Roman" w:cs="Times New Roman"/>
          <w:color w:val="548DD4" w:themeColor="text2" w:themeTint="99"/>
          <w:sz w:val="24"/>
          <w:szCs w:val="24"/>
        </w:rPr>
        <w:t>and also</w:t>
      </w:r>
      <w:proofErr w:type="gramEnd"/>
      <w:r w:rsidRPr="00117B14">
        <w:rPr>
          <w:rFonts w:ascii="Times New Roman" w:eastAsia="Times New Roman" w:hAnsi="Times New Roman" w:cs="Times New Roman"/>
          <w:color w:val="548DD4" w:themeColor="text2" w:themeTint="99"/>
          <w:sz w:val="24"/>
          <w:szCs w:val="24"/>
        </w:rPr>
        <w:t xml:space="preserve"> provide a guarantee of quality for buyers. For instance, ORANGE TESLA with the warning “strong, be careful!” (01025.txt) may </w:t>
      </w:r>
      <w:proofErr w:type="spellStart"/>
      <w:r w:rsidRPr="00117B14">
        <w:rPr>
          <w:rFonts w:ascii="Times New Roman" w:eastAsia="Times New Roman" w:hAnsi="Times New Roman" w:cs="Times New Roman"/>
          <w:color w:val="548DD4" w:themeColor="text2" w:themeTint="99"/>
          <w:sz w:val="24"/>
          <w:szCs w:val="24"/>
        </w:rPr>
        <w:t>harbour</w:t>
      </w:r>
      <w:proofErr w:type="spellEnd"/>
      <w:r w:rsidRPr="00117B14">
        <w:rPr>
          <w:rFonts w:ascii="Times New Roman" w:eastAsia="Times New Roman" w:hAnsi="Times New Roman" w:cs="Times New Roman"/>
          <w:color w:val="548DD4" w:themeColor="text2" w:themeTint="99"/>
          <w:sz w:val="24"/>
          <w:szCs w:val="24"/>
        </w:rPr>
        <w:t xml:space="preserve"> more potential strength compared to Pink Glitter Tesla, with the description “very clean and stimulating” (00307.txt). While almost all vendors selling XTC Pills highlight the “high quality” of their products, some </w:t>
      </w:r>
      <w:proofErr w:type="spellStart"/>
      <w:r w:rsidRPr="00117B14">
        <w:rPr>
          <w:rFonts w:ascii="Times New Roman" w:eastAsia="Times New Roman" w:hAnsi="Times New Roman" w:cs="Times New Roman"/>
          <w:color w:val="548DD4" w:themeColor="text2" w:themeTint="99"/>
          <w:sz w:val="24"/>
          <w:szCs w:val="24"/>
        </w:rPr>
        <w:t>emphasise</w:t>
      </w:r>
      <w:proofErr w:type="spellEnd"/>
      <w:r w:rsidRPr="00117B14">
        <w:rPr>
          <w:rFonts w:ascii="Times New Roman" w:eastAsia="Times New Roman" w:hAnsi="Times New Roman" w:cs="Times New Roman"/>
          <w:color w:val="548DD4" w:themeColor="text2" w:themeTint="99"/>
          <w:sz w:val="24"/>
          <w:szCs w:val="24"/>
        </w:rPr>
        <w:t xml:space="preserve"> that their XTC Pills have been “lab tested” (13 out of 42 posts) or “black light </w:t>
      </w:r>
      <w:proofErr w:type="gramStart"/>
      <w:r w:rsidRPr="00117B14">
        <w:rPr>
          <w:rFonts w:ascii="Times New Roman" w:eastAsia="Times New Roman" w:hAnsi="Times New Roman" w:cs="Times New Roman"/>
          <w:color w:val="548DD4" w:themeColor="text2" w:themeTint="99"/>
          <w:sz w:val="24"/>
          <w:szCs w:val="24"/>
        </w:rPr>
        <w:t>tested</w:t>
      </w:r>
      <w:proofErr w:type="gramEnd"/>
      <w:r w:rsidRPr="00117B14">
        <w:rPr>
          <w:rFonts w:ascii="Times New Roman" w:eastAsia="Times New Roman" w:hAnsi="Times New Roman" w:cs="Times New Roman"/>
          <w:color w:val="548DD4" w:themeColor="text2" w:themeTint="99"/>
          <w:sz w:val="24"/>
          <w:szCs w:val="24"/>
        </w:rPr>
        <w:t xml:space="preserve"> and reagent tested with Marquis and </w:t>
      </w:r>
      <w:proofErr w:type="spellStart"/>
      <w:r w:rsidRPr="00117B14">
        <w:rPr>
          <w:rFonts w:ascii="Times New Roman" w:eastAsia="Times New Roman" w:hAnsi="Times New Roman" w:cs="Times New Roman"/>
          <w:color w:val="548DD4" w:themeColor="text2" w:themeTint="99"/>
          <w:sz w:val="24"/>
          <w:szCs w:val="24"/>
        </w:rPr>
        <w:t>Froehd</w:t>
      </w:r>
      <w:proofErr w:type="spellEnd"/>
      <w:r w:rsidRPr="00117B14">
        <w:rPr>
          <w:rFonts w:ascii="Times New Roman" w:eastAsia="Times New Roman" w:hAnsi="Times New Roman" w:cs="Times New Roman"/>
          <w:color w:val="548DD4" w:themeColor="text2" w:themeTint="99"/>
          <w:sz w:val="24"/>
          <w:szCs w:val="24"/>
        </w:rPr>
        <w:t>” (00458 and 01025). Such measures in place serve the primary role of ensuring top-notch quality and utmost safety.</w:t>
      </w:r>
      <w:commentRangeEnd w:id="152"/>
      <w:r>
        <w:rPr>
          <w:rStyle w:val="CommentReference"/>
        </w:rPr>
        <w:commentReference w:id="152"/>
      </w:r>
    </w:p>
    <w:p w14:paraId="6A002C6A" w14:textId="77777777" w:rsidR="00117B14" w:rsidRPr="00417BA2" w:rsidRDefault="00117B14" w:rsidP="00117B14">
      <w:pPr>
        <w:spacing w:line="240" w:lineRule="auto"/>
        <w:rPr>
          <w:rFonts w:ascii="Times New Roman" w:eastAsia="Times New Roman" w:hAnsi="Times New Roman" w:cs="Times New Roman"/>
          <w:color w:val="548DD4" w:themeColor="text2" w:themeTint="99"/>
          <w:sz w:val="24"/>
          <w:szCs w:val="24"/>
          <w:lang w:val="en-US"/>
          <w:rPrChange w:id="153" w:author="Haitao Shi" w:date="2023-10-01T12:18:00Z">
            <w:rPr>
              <w:rFonts w:ascii="Times New Roman" w:eastAsia="Times New Roman" w:hAnsi="Times New Roman" w:cs="Times New Roman"/>
              <w:color w:val="548DD4" w:themeColor="text2" w:themeTint="99"/>
              <w:sz w:val="24"/>
              <w:szCs w:val="24"/>
            </w:rPr>
          </w:rPrChange>
        </w:rPr>
      </w:pPr>
    </w:p>
    <w:p w14:paraId="2C75BA85" w14:textId="0E830BA1" w:rsidR="00117B14" w:rsidRDefault="00117B14" w:rsidP="00117B14">
      <w:pPr>
        <w:spacing w:line="240" w:lineRule="auto"/>
        <w:rPr>
          <w:rFonts w:ascii="Times New Roman" w:eastAsia="Times New Roman" w:hAnsi="Times New Roman" w:cs="Times New Roman"/>
          <w:color w:val="548DD4" w:themeColor="text2" w:themeTint="99"/>
          <w:sz w:val="24"/>
          <w:szCs w:val="24"/>
        </w:rPr>
      </w:pPr>
      <w:r>
        <w:rPr>
          <w:rFonts w:ascii="Times New Roman" w:eastAsia="Times New Roman" w:hAnsi="Times New Roman" w:cs="Times New Roman"/>
          <w:noProof/>
          <w:color w:val="548DD4" w:themeColor="text2" w:themeTint="99"/>
          <w:sz w:val="24"/>
          <w:szCs w:val="24"/>
        </w:rPr>
        <w:lastRenderedPageBreak/>
        <w:drawing>
          <wp:inline distT="0" distB="0" distL="0" distR="0" wp14:anchorId="085C2B1A" wp14:editId="31DD3690">
            <wp:extent cx="2743200" cy="3724910"/>
            <wp:effectExtent l="0" t="0" r="0" b="8890"/>
            <wp:docPr id="7127816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3724910"/>
                    </a:xfrm>
                    <a:prstGeom prst="rect">
                      <a:avLst/>
                    </a:prstGeom>
                    <a:noFill/>
                  </pic:spPr>
                </pic:pic>
              </a:graphicData>
            </a:graphic>
          </wp:inline>
        </w:drawing>
      </w:r>
    </w:p>
    <w:p w14:paraId="100B0544" w14:textId="5461E6BF" w:rsidR="00117B14" w:rsidRPr="00117B14" w:rsidRDefault="00117B14" w:rsidP="00117B14">
      <w:pPr>
        <w:tabs>
          <w:tab w:val="left" w:pos="2286"/>
        </w:tabs>
        <w:spacing w:line="240" w:lineRule="auto"/>
        <w:rPr>
          <w:rFonts w:ascii="Times New Roman" w:eastAsia="Times New Roman" w:hAnsi="Times New Roman" w:cs="Times New Roman"/>
          <w:color w:val="548DD4" w:themeColor="text2" w:themeTint="99"/>
          <w:sz w:val="24"/>
          <w:szCs w:val="24"/>
        </w:rPr>
      </w:pPr>
      <w:r>
        <w:rPr>
          <w:rFonts w:ascii="Times New Roman" w:eastAsia="Times New Roman" w:hAnsi="Times New Roman" w:cs="Times New Roman"/>
          <w:color w:val="548DD4" w:themeColor="text2" w:themeTint="99"/>
          <w:sz w:val="24"/>
          <w:szCs w:val="24"/>
        </w:rPr>
        <w:tab/>
      </w:r>
    </w:p>
    <w:p w14:paraId="6C99F99D" w14:textId="77777777" w:rsidR="00117B14" w:rsidRPr="00117B14" w:rsidRDefault="00117B14" w:rsidP="00117B14">
      <w:pPr>
        <w:spacing w:line="240" w:lineRule="auto"/>
        <w:rPr>
          <w:rFonts w:ascii="Times New Roman" w:eastAsia="Times New Roman" w:hAnsi="Times New Roman" w:cs="Times New Roman"/>
          <w:b/>
          <w:bCs/>
          <w:color w:val="548DD4" w:themeColor="text2" w:themeTint="99"/>
          <w:sz w:val="24"/>
          <w:szCs w:val="24"/>
        </w:rPr>
      </w:pPr>
      <w:r w:rsidRPr="00117B14">
        <w:rPr>
          <w:rFonts w:ascii="Times New Roman" w:eastAsia="Times New Roman" w:hAnsi="Times New Roman" w:cs="Times New Roman"/>
          <w:b/>
          <w:bCs/>
          <w:color w:val="548DD4" w:themeColor="text2" w:themeTint="99"/>
          <w:sz w:val="24"/>
          <w:szCs w:val="24"/>
        </w:rPr>
        <w:t xml:space="preserve">The </w:t>
      </w:r>
      <w:proofErr w:type="spellStart"/>
      <w:r w:rsidRPr="00117B14">
        <w:rPr>
          <w:rFonts w:ascii="Times New Roman" w:eastAsia="Times New Roman" w:hAnsi="Times New Roman" w:cs="Times New Roman"/>
          <w:b/>
          <w:bCs/>
          <w:color w:val="548DD4" w:themeColor="text2" w:themeTint="99"/>
          <w:sz w:val="24"/>
          <w:szCs w:val="24"/>
        </w:rPr>
        <w:t>availibility</w:t>
      </w:r>
      <w:proofErr w:type="spellEnd"/>
      <w:r w:rsidRPr="00117B14">
        <w:rPr>
          <w:rFonts w:ascii="Times New Roman" w:eastAsia="Times New Roman" w:hAnsi="Times New Roman" w:cs="Times New Roman"/>
          <w:b/>
          <w:bCs/>
          <w:color w:val="548DD4" w:themeColor="text2" w:themeTint="99"/>
          <w:sz w:val="24"/>
          <w:szCs w:val="24"/>
        </w:rPr>
        <w:t xml:space="preserve"> rate</w:t>
      </w:r>
    </w:p>
    <w:p w14:paraId="4149BEF1" w14:textId="77777777" w:rsidR="00117B14" w:rsidRDefault="00117B14" w:rsidP="00117B14">
      <w:pPr>
        <w:spacing w:line="240" w:lineRule="auto"/>
        <w:rPr>
          <w:rFonts w:ascii="Times New Roman" w:eastAsia="Times New Roman" w:hAnsi="Times New Roman" w:cs="Times New Roman"/>
          <w:color w:val="548DD4" w:themeColor="text2" w:themeTint="99"/>
          <w:sz w:val="24"/>
          <w:szCs w:val="24"/>
        </w:rPr>
      </w:pPr>
    </w:p>
    <w:p w14:paraId="245C67F5" w14:textId="4ADDFD43"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 xml:space="preserve">It is worth mentioning that not all drugs available on the market are </w:t>
      </w:r>
      <w:proofErr w:type="gramStart"/>
      <w:r w:rsidRPr="00117B14">
        <w:rPr>
          <w:rFonts w:ascii="Times New Roman" w:eastAsia="Times New Roman" w:hAnsi="Times New Roman" w:cs="Times New Roman"/>
          <w:color w:val="548DD4" w:themeColor="text2" w:themeTint="99"/>
          <w:sz w:val="24"/>
          <w:szCs w:val="24"/>
        </w:rPr>
        <w:t>actually available</w:t>
      </w:r>
      <w:proofErr w:type="gramEnd"/>
      <w:r w:rsidRPr="00117B14">
        <w:rPr>
          <w:rFonts w:ascii="Times New Roman" w:eastAsia="Times New Roman" w:hAnsi="Times New Roman" w:cs="Times New Roman"/>
          <w:color w:val="548DD4" w:themeColor="text2" w:themeTint="99"/>
          <w:sz w:val="24"/>
          <w:szCs w:val="24"/>
        </w:rPr>
        <w:t xml:space="preserve"> on Nemesis Market. According to the dataset provided, the availability rate of drugs on the Nemesis Market is 95.87%. This may be due to reasons such as the drug being sold out or the drug vendors being on holiday.</w:t>
      </w:r>
    </w:p>
    <w:p w14:paraId="080CD928" w14:textId="77777777"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p>
    <w:p w14:paraId="6FF37B04" w14:textId="77777777" w:rsidR="00117B14" w:rsidRDefault="00117B14" w:rsidP="00117B14">
      <w:pPr>
        <w:spacing w:line="240" w:lineRule="auto"/>
        <w:rPr>
          <w:ins w:id="154" w:author="Haitao Shi" w:date="2023-10-01T15:34:00Z"/>
          <w:rFonts w:ascii="Times New Roman" w:eastAsia="Times New Roman" w:hAnsi="Times New Roman" w:cs="Times New Roman"/>
          <w:b/>
          <w:bCs/>
          <w:color w:val="548DD4" w:themeColor="text2" w:themeTint="99"/>
          <w:sz w:val="24"/>
          <w:szCs w:val="24"/>
        </w:rPr>
      </w:pPr>
      <w:r w:rsidRPr="00117B14">
        <w:rPr>
          <w:rFonts w:ascii="Times New Roman" w:eastAsia="Times New Roman" w:hAnsi="Times New Roman" w:cs="Times New Roman"/>
          <w:b/>
          <w:bCs/>
          <w:color w:val="548DD4" w:themeColor="text2" w:themeTint="99"/>
          <w:sz w:val="24"/>
          <w:szCs w:val="24"/>
        </w:rPr>
        <w:t>Ship Methods</w:t>
      </w:r>
    </w:p>
    <w:p w14:paraId="233A7ABE" w14:textId="77777777" w:rsidR="00062A58" w:rsidRPr="00117B14" w:rsidDel="00062A58" w:rsidRDefault="00062A58" w:rsidP="00062A58">
      <w:pPr>
        <w:pStyle w:val="ListParagraph"/>
        <w:numPr>
          <w:ilvl w:val="0"/>
          <w:numId w:val="3"/>
        </w:numPr>
        <w:spacing w:line="240" w:lineRule="auto"/>
        <w:rPr>
          <w:del w:id="155" w:author="Haitao Shi" w:date="2023-10-01T15:35:00Z"/>
          <w:moveTo w:id="156" w:author="Haitao Shi" w:date="2023-10-01T15:34:00Z"/>
          <w:rFonts w:ascii="Times New Roman" w:eastAsia="Times New Roman" w:hAnsi="Times New Roman" w:cs="Times New Roman"/>
          <w:color w:val="548DD4" w:themeColor="text2" w:themeTint="99"/>
          <w:sz w:val="24"/>
          <w:szCs w:val="24"/>
        </w:rPr>
      </w:pPr>
      <w:moveToRangeStart w:id="157" w:author="Haitao Shi" w:date="2023-10-01T15:34:00Z" w:name="move147066914"/>
      <w:moveTo w:id="158" w:author="Haitao Shi" w:date="2023-10-01T15:34:00Z">
        <w:r w:rsidRPr="00117B14">
          <w:rPr>
            <w:rFonts w:ascii="Times New Roman" w:eastAsia="Times New Roman" w:hAnsi="Times New Roman" w:cs="Times New Roman"/>
            <w:color w:val="548DD4" w:themeColor="text2" w:themeTint="99"/>
            <w:sz w:val="24"/>
            <w:szCs w:val="24"/>
          </w:rPr>
          <w:t>Discreet Shipping</w:t>
        </w:r>
      </w:moveTo>
    </w:p>
    <w:moveToRangeEnd w:id="157"/>
    <w:p w14:paraId="4436F757" w14:textId="77777777" w:rsidR="00062A58" w:rsidRPr="00062A58" w:rsidRDefault="00062A58">
      <w:pPr>
        <w:pStyle w:val="ListParagraph"/>
        <w:numPr>
          <w:ilvl w:val="0"/>
          <w:numId w:val="3"/>
        </w:numPr>
        <w:spacing w:line="240" w:lineRule="auto"/>
        <w:rPr>
          <w:rFonts w:ascii="Times New Roman" w:eastAsia="Times New Roman" w:hAnsi="Times New Roman" w:cs="Times New Roman"/>
          <w:b/>
          <w:bCs/>
          <w:color w:val="548DD4" w:themeColor="text2" w:themeTint="99"/>
          <w:sz w:val="24"/>
          <w:szCs w:val="24"/>
          <w:rPrChange w:id="159" w:author="Haitao Shi" w:date="2023-10-01T15:35:00Z">
            <w:rPr/>
          </w:rPrChange>
        </w:rPr>
        <w:pPrChange w:id="160" w:author="Haitao Shi" w:date="2023-10-01T15:35:00Z">
          <w:pPr>
            <w:spacing w:line="240" w:lineRule="auto"/>
          </w:pPr>
        </w:pPrChange>
      </w:pPr>
    </w:p>
    <w:p w14:paraId="5F31D916" w14:textId="6311AA1B" w:rsidR="00117B14" w:rsidRPr="004D4C97" w:rsidRDefault="00117B14" w:rsidP="004D4C97">
      <w:pPr>
        <w:pStyle w:val="ListParagraph"/>
        <w:numPr>
          <w:ilvl w:val="0"/>
          <w:numId w:val="3"/>
        </w:numPr>
        <w:spacing w:line="240" w:lineRule="auto"/>
        <w:rPr>
          <w:rFonts w:ascii="Times New Roman" w:eastAsia="Times New Roman" w:hAnsi="Times New Roman" w:cs="Times New Roman"/>
          <w:color w:val="548DD4" w:themeColor="text2" w:themeTint="99"/>
          <w:sz w:val="24"/>
          <w:szCs w:val="24"/>
        </w:rPr>
      </w:pPr>
      <w:commentRangeStart w:id="161"/>
      <w:r w:rsidRPr="004D4C97">
        <w:rPr>
          <w:rFonts w:ascii="Times New Roman" w:eastAsia="Times New Roman" w:hAnsi="Times New Roman" w:cs="Times New Roman"/>
          <w:color w:val="548DD4" w:themeColor="text2" w:themeTint="99"/>
          <w:sz w:val="24"/>
          <w:szCs w:val="24"/>
        </w:rPr>
        <w:t>DECOY STEALTH</w:t>
      </w:r>
      <w:ins w:id="162" w:author="Haitao Shi" w:date="2023-10-01T12:29:00Z">
        <w:r w:rsidR="00E14B27" w:rsidRPr="004D4C97">
          <w:rPr>
            <w:rFonts w:ascii="Times New Roman" w:eastAsia="Times New Roman" w:hAnsi="Times New Roman" w:cs="Times New Roman"/>
            <w:color w:val="548DD4" w:themeColor="text2" w:themeTint="99"/>
            <w:sz w:val="24"/>
            <w:szCs w:val="24"/>
          </w:rPr>
          <w:t xml:space="preserve">: </w:t>
        </w:r>
      </w:ins>
      <w:ins w:id="163" w:author="Haitao Shi" w:date="2023-10-01T12:31:00Z">
        <w:r w:rsidR="004D4C97">
          <w:rPr>
            <w:rFonts w:ascii="Times New Roman" w:eastAsia="Times New Roman" w:hAnsi="Times New Roman" w:cs="Times New Roman"/>
            <w:color w:val="548DD4" w:themeColor="text2" w:themeTint="99"/>
            <w:sz w:val="24"/>
            <w:szCs w:val="24"/>
          </w:rPr>
          <w:t xml:space="preserve"> </w:t>
        </w:r>
      </w:ins>
      <w:ins w:id="164" w:author="Haitao Shi" w:date="2023-10-01T12:29:00Z">
        <w:r w:rsidR="00E14B27" w:rsidRPr="004D4C97">
          <w:rPr>
            <w:rFonts w:ascii="Times New Roman" w:eastAsia="Times New Roman" w:hAnsi="Times New Roman" w:cs="Times New Roman"/>
            <w:color w:val="548DD4" w:themeColor="text2" w:themeTint="99"/>
            <w:sz w:val="24"/>
            <w:szCs w:val="24"/>
          </w:rPr>
          <w:t>deceptive tactics to</w:t>
        </w:r>
      </w:ins>
      <w:ins w:id="165" w:author="Haitao Shi" w:date="2023-10-01T12:31:00Z">
        <w:r w:rsidR="004D4C97" w:rsidRPr="004D4C97">
          <w:rPr>
            <w:rFonts w:ascii="Times New Roman" w:eastAsia="Times New Roman" w:hAnsi="Times New Roman" w:cs="Times New Roman"/>
            <w:color w:val="548DD4" w:themeColor="text2" w:themeTint="99"/>
            <w:sz w:val="24"/>
            <w:szCs w:val="24"/>
          </w:rPr>
          <w:t xml:space="preserve"> divert attention away from the </w:t>
        </w:r>
      </w:ins>
      <w:ins w:id="166" w:author="Haitao Shi" w:date="2023-10-01T12:32:00Z">
        <w:r w:rsidR="004D4C97">
          <w:rPr>
            <w:rFonts w:ascii="Times New Roman" w:eastAsia="Times New Roman" w:hAnsi="Times New Roman" w:cs="Times New Roman"/>
            <w:color w:val="548DD4" w:themeColor="text2" w:themeTint="99"/>
            <w:sz w:val="24"/>
            <w:szCs w:val="24"/>
          </w:rPr>
          <w:t>real</w:t>
        </w:r>
      </w:ins>
      <w:ins w:id="167" w:author="Haitao Shi" w:date="2023-10-01T12:31:00Z">
        <w:r w:rsidR="004D4C97" w:rsidRPr="004D4C97">
          <w:rPr>
            <w:rFonts w:ascii="Times New Roman" w:eastAsia="Times New Roman" w:hAnsi="Times New Roman" w:cs="Times New Roman"/>
            <w:color w:val="548DD4" w:themeColor="text2" w:themeTint="99"/>
            <w:sz w:val="24"/>
            <w:szCs w:val="24"/>
          </w:rPr>
          <w:t xml:space="preserve"> items being transported. </w:t>
        </w:r>
        <w:r w:rsidR="004D4C97">
          <w:rPr>
            <w:rFonts w:ascii="Times New Roman" w:eastAsia="Times New Roman" w:hAnsi="Times New Roman" w:cs="Times New Roman"/>
            <w:color w:val="548DD4" w:themeColor="text2" w:themeTint="99"/>
            <w:sz w:val="24"/>
            <w:szCs w:val="24"/>
          </w:rPr>
          <w:t>(</w:t>
        </w:r>
      </w:ins>
      <w:ins w:id="168" w:author="Haitao Shi" w:date="2023-10-01T12:32:00Z">
        <w:r w:rsidR="004D4C97">
          <w:rPr>
            <w:rFonts w:ascii="Times New Roman" w:eastAsia="Times New Roman" w:hAnsi="Times New Roman" w:cs="Times New Roman"/>
            <w:color w:val="548DD4" w:themeColor="text2" w:themeTint="99"/>
            <w:sz w:val="24"/>
            <w:szCs w:val="24"/>
          </w:rPr>
          <w:t xml:space="preserve">e.g., </w:t>
        </w:r>
      </w:ins>
      <w:ins w:id="169" w:author="Haitao Shi" w:date="2023-10-01T12:31:00Z">
        <w:r w:rsidR="004D4C97">
          <w:rPr>
            <w:rFonts w:ascii="Times New Roman" w:eastAsia="Times New Roman" w:hAnsi="Times New Roman" w:cs="Times New Roman"/>
            <w:color w:val="548DD4" w:themeColor="text2" w:themeTint="99"/>
            <w:sz w:val="24"/>
            <w:szCs w:val="24"/>
          </w:rPr>
          <w:t>F</w:t>
        </w:r>
      </w:ins>
      <w:ins w:id="170" w:author="Haitao Shi" w:date="2023-10-01T12:29:00Z">
        <w:r w:rsidR="00E14B27" w:rsidRPr="004D4C97">
          <w:rPr>
            <w:rFonts w:ascii="Times New Roman" w:eastAsia="Times New Roman" w:hAnsi="Times New Roman" w:cs="Times New Roman"/>
            <w:color w:val="548DD4" w:themeColor="text2" w:themeTint="99"/>
            <w:sz w:val="24"/>
            <w:szCs w:val="24"/>
          </w:rPr>
          <w:t>alse labeling, deceptive packaging</w:t>
        </w:r>
      </w:ins>
      <w:ins w:id="171" w:author="Haitao Shi" w:date="2023-10-01T12:32:00Z">
        <w:r w:rsidR="004D4C97">
          <w:rPr>
            <w:rFonts w:ascii="Times New Roman" w:eastAsia="Times New Roman" w:hAnsi="Times New Roman" w:cs="Times New Roman"/>
            <w:color w:val="548DD4" w:themeColor="text2" w:themeTint="99"/>
            <w:sz w:val="24"/>
            <w:szCs w:val="24"/>
          </w:rPr>
          <w:t>)</w:t>
        </w:r>
      </w:ins>
    </w:p>
    <w:p w14:paraId="4ABD8E13" w14:textId="4492BCA4" w:rsidR="00117B14" w:rsidRPr="00117B14" w:rsidRDefault="00117B14" w:rsidP="00117B14">
      <w:pPr>
        <w:pStyle w:val="ListParagraph"/>
        <w:numPr>
          <w:ilvl w:val="0"/>
          <w:numId w:val="3"/>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NINJA STEALTH SHIPPING</w:t>
      </w:r>
      <w:ins w:id="172" w:author="Haitao Shi" w:date="2023-10-01T15:29:00Z">
        <w:r w:rsidR="00062A58">
          <w:rPr>
            <w:rFonts w:ascii="Times New Roman" w:eastAsia="Times New Roman" w:hAnsi="Times New Roman" w:cs="Times New Roman"/>
            <w:color w:val="548DD4" w:themeColor="text2" w:themeTint="99"/>
            <w:sz w:val="24"/>
            <w:szCs w:val="24"/>
            <w:lang w:val="en-US" w:eastAsia="zh-CN"/>
          </w:rPr>
          <w:t xml:space="preserve">: </w:t>
        </w:r>
      </w:ins>
      <w:ins w:id="173" w:author="Haitao Shi" w:date="2023-10-01T15:30:00Z">
        <w:r w:rsidR="00062A58" w:rsidRPr="00062A58">
          <w:rPr>
            <w:rFonts w:ascii="Times New Roman" w:eastAsia="Times New Roman" w:hAnsi="Times New Roman" w:cs="Times New Roman"/>
            <w:color w:val="548DD4" w:themeColor="text2" w:themeTint="99"/>
            <w:sz w:val="24"/>
            <w:szCs w:val="24"/>
            <w:lang w:val="en-US" w:eastAsia="zh-CN"/>
          </w:rPr>
          <w:t xml:space="preserve">a highly covert and discreet form of shipping. It uses a variety of strategies to ensure that the parcel remains undetected and does not arouse suspicion. </w:t>
        </w:r>
      </w:ins>
      <w:ins w:id="174" w:author="Haitao Shi" w:date="2023-10-01T15:32:00Z">
        <w:r w:rsidR="00062A58">
          <w:rPr>
            <w:rFonts w:ascii="Times New Roman" w:eastAsia="Times New Roman" w:hAnsi="Times New Roman" w:cs="Times New Roman"/>
            <w:color w:val="548DD4" w:themeColor="text2" w:themeTint="99"/>
            <w:sz w:val="24"/>
            <w:szCs w:val="24"/>
            <w:lang w:val="en-US" w:eastAsia="zh-CN"/>
          </w:rPr>
          <w:t xml:space="preserve">(e.g., </w:t>
        </w:r>
        <w:r w:rsidR="00062A58" w:rsidRPr="00062A58">
          <w:rPr>
            <w:rFonts w:ascii="Times New Roman" w:eastAsia="Times New Roman" w:hAnsi="Times New Roman" w:cs="Times New Roman"/>
            <w:color w:val="548DD4" w:themeColor="text2" w:themeTint="99"/>
            <w:sz w:val="24"/>
            <w:szCs w:val="24"/>
            <w:lang w:val="en-US" w:eastAsia="zh-CN"/>
          </w:rPr>
          <w:t>unmarked packaging and the strategic placement of items within the parcel.</w:t>
        </w:r>
        <w:r w:rsidR="00062A58">
          <w:rPr>
            <w:rFonts w:ascii="Times New Roman" w:eastAsia="Times New Roman" w:hAnsi="Times New Roman" w:cs="Times New Roman"/>
            <w:color w:val="548DD4" w:themeColor="text2" w:themeTint="99"/>
            <w:sz w:val="24"/>
            <w:szCs w:val="24"/>
            <w:lang w:val="en-US" w:eastAsia="zh-CN"/>
          </w:rPr>
          <w:t>)</w:t>
        </w:r>
      </w:ins>
    </w:p>
    <w:p w14:paraId="54A06D77" w14:textId="05B56ACA" w:rsidR="00117B14" w:rsidRPr="00117B14" w:rsidDel="00062A58" w:rsidRDefault="00117B14" w:rsidP="00117B14">
      <w:pPr>
        <w:pStyle w:val="ListParagraph"/>
        <w:numPr>
          <w:ilvl w:val="0"/>
          <w:numId w:val="3"/>
        </w:numPr>
        <w:spacing w:line="240" w:lineRule="auto"/>
        <w:rPr>
          <w:moveFrom w:id="175" w:author="Haitao Shi" w:date="2023-10-01T15:34:00Z"/>
          <w:rFonts w:ascii="Times New Roman" w:eastAsia="Times New Roman" w:hAnsi="Times New Roman" w:cs="Times New Roman"/>
          <w:color w:val="548DD4" w:themeColor="text2" w:themeTint="99"/>
          <w:sz w:val="24"/>
          <w:szCs w:val="24"/>
        </w:rPr>
      </w:pPr>
      <w:moveFromRangeStart w:id="176" w:author="Haitao Shi" w:date="2023-10-01T15:34:00Z" w:name="move147066914"/>
      <w:moveFrom w:id="177" w:author="Haitao Shi" w:date="2023-10-01T15:34:00Z">
        <w:r w:rsidRPr="00117B14" w:rsidDel="00062A58">
          <w:rPr>
            <w:rFonts w:ascii="Times New Roman" w:eastAsia="Times New Roman" w:hAnsi="Times New Roman" w:cs="Times New Roman"/>
            <w:color w:val="548DD4" w:themeColor="text2" w:themeTint="99"/>
            <w:sz w:val="24"/>
            <w:szCs w:val="24"/>
          </w:rPr>
          <w:t>Discreet Shipping</w:t>
        </w:r>
      </w:moveFrom>
    </w:p>
    <w:moveFromRangeEnd w:id="176"/>
    <w:p w14:paraId="39E83D57" w14:textId="518F8363" w:rsidR="00117B14" w:rsidRPr="00117B14" w:rsidRDefault="00117B14" w:rsidP="00117B14">
      <w:pPr>
        <w:pStyle w:val="ListParagraph"/>
        <w:numPr>
          <w:ilvl w:val="0"/>
          <w:numId w:val="3"/>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Express Stealth</w:t>
      </w:r>
      <w:ins w:id="178" w:author="Haitao Shi" w:date="2023-10-01T15:34:00Z">
        <w:r w:rsidR="00062A58">
          <w:rPr>
            <w:rFonts w:ascii="Times New Roman" w:eastAsia="Times New Roman" w:hAnsi="Times New Roman" w:cs="Times New Roman"/>
            <w:color w:val="548DD4" w:themeColor="text2" w:themeTint="99"/>
            <w:sz w:val="24"/>
            <w:szCs w:val="24"/>
          </w:rPr>
          <w:t>:</w:t>
        </w:r>
        <w:r w:rsidR="00062A58" w:rsidRPr="00062A58">
          <w:rPr>
            <w:rFonts w:ascii="Times New Roman" w:eastAsia="Times New Roman" w:hAnsi="Times New Roman" w:cs="Times New Roman"/>
            <w:color w:val="548DD4" w:themeColor="text2" w:themeTint="99"/>
            <w:sz w:val="24"/>
            <w:szCs w:val="24"/>
          </w:rPr>
          <w:t xml:space="preserve"> fast delivery options to ensure quick transportation while still employing stealthy packaging techniques.</w:t>
        </w:r>
      </w:ins>
    </w:p>
    <w:p w14:paraId="387EBB45" w14:textId="5C43643A" w:rsidR="00117B14" w:rsidRPr="00117B14" w:rsidRDefault="00117B14" w:rsidP="00117B14">
      <w:pPr>
        <w:pStyle w:val="ListParagraph"/>
        <w:numPr>
          <w:ilvl w:val="0"/>
          <w:numId w:val="3"/>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Stealth + Decoy + Priority</w:t>
      </w:r>
      <w:commentRangeEnd w:id="161"/>
      <w:r>
        <w:rPr>
          <w:rStyle w:val="CommentReference"/>
        </w:rPr>
        <w:commentReference w:id="161"/>
      </w:r>
      <w:ins w:id="179" w:author="Haitao Shi" w:date="2023-10-01T15:34:00Z">
        <w:r w:rsidR="00062A58">
          <w:rPr>
            <w:rFonts w:ascii="Times New Roman" w:eastAsia="Times New Roman" w:hAnsi="Times New Roman" w:cs="Times New Roman"/>
            <w:color w:val="548DD4" w:themeColor="text2" w:themeTint="99"/>
            <w:sz w:val="24"/>
            <w:szCs w:val="24"/>
          </w:rPr>
          <w:t xml:space="preserve">: </w:t>
        </w:r>
        <w:r w:rsidR="00062A58" w:rsidRPr="00062A58">
          <w:rPr>
            <w:rFonts w:ascii="Times New Roman" w:eastAsia="Times New Roman" w:hAnsi="Times New Roman" w:cs="Times New Roman"/>
            <w:color w:val="548DD4" w:themeColor="text2" w:themeTint="99"/>
            <w:sz w:val="24"/>
            <w:szCs w:val="24"/>
          </w:rPr>
          <w:t>It implies using various concealment techniques, diversionary tactics, and expedited shipping to ensure both discretion and speedy delivery.</w:t>
        </w:r>
      </w:ins>
    </w:p>
    <w:p w14:paraId="734D7382" w14:textId="77777777" w:rsidR="00E14B27" w:rsidRDefault="00E14B27" w:rsidP="00117B14">
      <w:pPr>
        <w:spacing w:line="240" w:lineRule="auto"/>
        <w:rPr>
          <w:ins w:id="180" w:author="Haitao Shi" w:date="2023-10-01T15:34:00Z"/>
          <w:rFonts w:ascii="Times New Roman" w:eastAsia="Times New Roman" w:hAnsi="Times New Roman" w:cs="Times New Roman"/>
          <w:color w:val="548DD4" w:themeColor="text2" w:themeTint="99"/>
          <w:sz w:val="24"/>
          <w:szCs w:val="24"/>
          <w:lang w:val="en-US" w:eastAsia="zh-CN"/>
        </w:rPr>
      </w:pPr>
    </w:p>
    <w:p w14:paraId="5173E522" w14:textId="77777777" w:rsidR="00062A58" w:rsidRDefault="00062A58" w:rsidP="00117B14">
      <w:pPr>
        <w:spacing w:line="240" w:lineRule="auto"/>
        <w:rPr>
          <w:ins w:id="181" w:author="Haitao Shi" w:date="2023-10-01T15:35:00Z"/>
          <w:rFonts w:ascii="Times New Roman" w:eastAsia="Times New Roman" w:hAnsi="Times New Roman" w:cs="Times New Roman"/>
          <w:color w:val="548DD4" w:themeColor="text2" w:themeTint="99"/>
          <w:sz w:val="24"/>
          <w:szCs w:val="24"/>
          <w:lang w:val="en-US" w:eastAsia="zh-CN"/>
        </w:rPr>
      </w:pPr>
    </w:p>
    <w:p w14:paraId="4DB1DA95" w14:textId="16FC6CFB" w:rsidR="00062A58" w:rsidRDefault="00C0566F" w:rsidP="00117B14">
      <w:pPr>
        <w:spacing w:line="240" w:lineRule="auto"/>
        <w:rPr>
          <w:ins w:id="182" w:author="Haitao Shi" w:date="2023-10-01T15:47:00Z"/>
          <w:rFonts w:ascii="Times New Roman" w:eastAsia="Times New Roman" w:hAnsi="Times New Roman" w:cs="Times New Roman"/>
          <w:color w:val="548DD4" w:themeColor="text2" w:themeTint="99"/>
          <w:sz w:val="24"/>
          <w:szCs w:val="24"/>
          <w:lang w:val="en-US" w:eastAsia="zh-CN"/>
        </w:rPr>
      </w:pPr>
      <w:ins w:id="183" w:author="Haitao Shi" w:date="2023-10-01T15:46:00Z">
        <w:r w:rsidRPr="00C0566F">
          <w:rPr>
            <w:rFonts w:ascii="Times New Roman" w:eastAsia="Times New Roman" w:hAnsi="Times New Roman" w:cs="Times New Roman"/>
            <w:color w:val="548DD4" w:themeColor="text2" w:themeTint="99"/>
            <w:sz w:val="24"/>
            <w:szCs w:val="24"/>
            <w:lang w:val="en-US" w:eastAsia="zh-CN"/>
          </w:rPr>
          <w:t xml:space="preserve">Vendors' shipping methods mainly include the following types, namely, Discreet Shipping, Decoy Stealth, Ninja Stealth </w:t>
        </w:r>
        <w:r>
          <w:rPr>
            <w:rFonts w:ascii="Times New Roman" w:eastAsia="Times New Roman" w:hAnsi="Times New Roman" w:cs="Times New Roman"/>
            <w:color w:val="548DD4" w:themeColor="text2" w:themeTint="99"/>
            <w:sz w:val="24"/>
            <w:szCs w:val="24"/>
            <w:lang w:val="en-US" w:eastAsia="zh-CN"/>
          </w:rPr>
          <w:t>S</w:t>
        </w:r>
        <w:r w:rsidRPr="00C0566F">
          <w:rPr>
            <w:rFonts w:ascii="Times New Roman" w:eastAsia="Times New Roman" w:hAnsi="Times New Roman" w:cs="Times New Roman"/>
            <w:color w:val="548DD4" w:themeColor="text2" w:themeTint="99"/>
            <w:sz w:val="24"/>
            <w:szCs w:val="24"/>
            <w:lang w:val="en-US" w:eastAsia="zh-CN"/>
          </w:rPr>
          <w:t xml:space="preserve">hipping, Express Stealth, </w:t>
        </w:r>
        <w:r>
          <w:rPr>
            <w:rFonts w:ascii="Times New Roman" w:eastAsia="Times New Roman" w:hAnsi="Times New Roman" w:cs="Times New Roman"/>
            <w:color w:val="548DD4" w:themeColor="text2" w:themeTint="99"/>
            <w:sz w:val="24"/>
            <w:szCs w:val="24"/>
            <w:lang w:val="en-US" w:eastAsia="zh-CN"/>
          </w:rPr>
          <w:t xml:space="preserve">and </w:t>
        </w:r>
        <w:r w:rsidRPr="00C0566F">
          <w:rPr>
            <w:rFonts w:ascii="Times New Roman" w:eastAsia="Times New Roman" w:hAnsi="Times New Roman" w:cs="Times New Roman"/>
            <w:color w:val="548DD4" w:themeColor="text2" w:themeTint="99"/>
            <w:sz w:val="24"/>
            <w:szCs w:val="24"/>
            <w:lang w:val="en-US" w:eastAsia="zh-CN"/>
          </w:rPr>
          <w:t xml:space="preserve">Stealth + Decoy + Priority. Despite the different names, </w:t>
        </w:r>
      </w:ins>
      <w:proofErr w:type="gramStart"/>
      <w:ins w:id="184" w:author="Haitao Shi" w:date="2023-10-01T15:47:00Z">
        <w:r>
          <w:rPr>
            <w:rFonts w:ascii="Times New Roman" w:eastAsia="Times New Roman" w:hAnsi="Times New Roman" w:cs="Times New Roman"/>
            <w:color w:val="548DD4" w:themeColor="text2" w:themeTint="99"/>
            <w:sz w:val="24"/>
            <w:szCs w:val="24"/>
            <w:lang w:val="en-US" w:eastAsia="zh-CN"/>
          </w:rPr>
          <w:t xml:space="preserve">it is clear that </w:t>
        </w:r>
      </w:ins>
      <w:ins w:id="185" w:author="Haitao Shi" w:date="2023-10-01T15:46:00Z">
        <w:r w:rsidRPr="00C0566F">
          <w:rPr>
            <w:rFonts w:ascii="Times New Roman" w:eastAsia="Times New Roman" w:hAnsi="Times New Roman" w:cs="Times New Roman"/>
            <w:color w:val="548DD4" w:themeColor="text2" w:themeTint="99"/>
            <w:sz w:val="24"/>
            <w:szCs w:val="24"/>
            <w:lang w:val="en-US" w:eastAsia="zh-CN"/>
          </w:rPr>
          <w:t>vendors</w:t>
        </w:r>
        <w:proofErr w:type="gramEnd"/>
        <w:r w:rsidRPr="00C0566F">
          <w:rPr>
            <w:rFonts w:ascii="Times New Roman" w:eastAsia="Times New Roman" w:hAnsi="Times New Roman" w:cs="Times New Roman"/>
            <w:color w:val="548DD4" w:themeColor="text2" w:themeTint="99"/>
            <w:sz w:val="24"/>
            <w:szCs w:val="24"/>
            <w:lang w:val="en-US" w:eastAsia="zh-CN"/>
          </w:rPr>
          <w:t xml:space="preserve"> use various strategies to ensure that the parcel remains </w:t>
        </w:r>
        <w:r w:rsidRPr="00C0566F">
          <w:rPr>
            <w:rFonts w:ascii="Times New Roman" w:eastAsia="Times New Roman" w:hAnsi="Times New Roman" w:cs="Times New Roman"/>
            <w:color w:val="548DD4" w:themeColor="text2" w:themeTint="99"/>
            <w:sz w:val="24"/>
            <w:szCs w:val="24"/>
            <w:lang w:val="en-US" w:eastAsia="zh-CN"/>
          </w:rPr>
          <w:lastRenderedPageBreak/>
          <w:t>undetected and does not arouse suspicion</w:t>
        </w:r>
      </w:ins>
      <w:ins w:id="186" w:author="Haitao Shi" w:date="2023-10-01T15:47:00Z">
        <w:r>
          <w:rPr>
            <w:rFonts w:ascii="Times New Roman" w:eastAsia="Times New Roman" w:hAnsi="Times New Roman" w:cs="Times New Roman"/>
            <w:color w:val="548DD4" w:themeColor="text2" w:themeTint="99"/>
            <w:sz w:val="24"/>
            <w:szCs w:val="24"/>
            <w:lang w:val="en-US" w:eastAsia="zh-CN"/>
          </w:rPr>
          <w:t>. The strategies</w:t>
        </w:r>
      </w:ins>
      <w:ins w:id="187" w:author="Haitao Shi" w:date="2023-10-01T15:46:00Z">
        <w:r w:rsidRPr="00C0566F">
          <w:rPr>
            <w:rFonts w:ascii="Times New Roman" w:eastAsia="Times New Roman" w:hAnsi="Times New Roman" w:cs="Times New Roman"/>
            <w:color w:val="548DD4" w:themeColor="text2" w:themeTint="99"/>
            <w:sz w:val="24"/>
            <w:szCs w:val="24"/>
            <w:lang w:val="en-US" w:eastAsia="zh-CN"/>
          </w:rPr>
          <w:t xml:space="preserve"> </w:t>
        </w:r>
      </w:ins>
      <w:ins w:id="188" w:author="Haitao Shi" w:date="2023-10-01T15:47:00Z">
        <w:r>
          <w:rPr>
            <w:rFonts w:ascii="Times New Roman" w:eastAsia="Times New Roman" w:hAnsi="Times New Roman" w:cs="Times New Roman"/>
            <w:color w:val="548DD4" w:themeColor="text2" w:themeTint="99"/>
            <w:sz w:val="24"/>
            <w:szCs w:val="24"/>
            <w:lang w:val="en-US" w:eastAsia="zh-CN"/>
          </w:rPr>
          <w:t>may include</w:t>
        </w:r>
      </w:ins>
      <w:ins w:id="189" w:author="Haitao Shi" w:date="2023-10-01T15:46:00Z">
        <w:r w:rsidRPr="00C0566F">
          <w:rPr>
            <w:rFonts w:ascii="Times New Roman" w:eastAsia="Times New Roman" w:hAnsi="Times New Roman" w:cs="Times New Roman"/>
            <w:color w:val="548DD4" w:themeColor="text2" w:themeTint="99"/>
            <w:sz w:val="24"/>
            <w:szCs w:val="24"/>
            <w:lang w:val="en-US" w:eastAsia="zh-CN"/>
          </w:rPr>
          <w:t xml:space="preserve"> false label</w:t>
        </w:r>
      </w:ins>
      <w:ins w:id="190" w:author="Haitao Shi" w:date="2023-10-01T15:47:00Z">
        <w:r>
          <w:rPr>
            <w:rFonts w:ascii="Times New Roman" w:eastAsia="Times New Roman" w:hAnsi="Times New Roman" w:cs="Times New Roman"/>
            <w:color w:val="548DD4" w:themeColor="text2" w:themeTint="99"/>
            <w:sz w:val="24"/>
            <w:szCs w:val="24"/>
            <w:lang w:val="en-US" w:eastAsia="zh-CN"/>
          </w:rPr>
          <w:t>l</w:t>
        </w:r>
      </w:ins>
      <w:ins w:id="191" w:author="Haitao Shi" w:date="2023-10-01T15:46:00Z">
        <w:r w:rsidRPr="00C0566F">
          <w:rPr>
            <w:rFonts w:ascii="Times New Roman" w:eastAsia="Times New Roman" w:hAnsi="Times New Roman" w:cs="Times New Roman"/>
            <w:color w:val="548DD4" w:themeColor="text2" w:themeTint="99"/>
            <w:sz w:val="24"/>
            <w:szCs w:val="24"/>
            <w:lang w:val="en-US" w:eastAsia="zh-CN"/>
          </w:rPr>
          <w:t>ing, deceptive packaging, unmarked packaging, and the strategic placement of items within the parcel. Th</w:t>
        </w:r>
      </w:ins>
      <w:ins w:id="192" w:author="Haitao Shi" w:date="2023-10-01T15:48:00Z">
        <w:r>
          <w:rPr>
            <w:rFonts w:ascii="Times New Roman" w:eastAsia="Times New Roman" w:hAnsi="Times New Roman" w:cs="Times New Roman"/>
            <w:color w:val="548DD4" w:themeColor="text2" w:themeTint="99"/>
            <w:sz w:val="24"/>
            <w:szCs w:val="24"/>
            <w:lang w:val="en-US" w:eastAsia="zh-CN"/>
          </w:rPr>
          <w:t xml:space="preserve">is also implies that </w:t>
        </w:r>
      </w:ins>
      <w:ins w:id="193" w:author="Haitao Shi" w:date="2023-10-01T15:46:00Z">
        <w:r w:rsidRPr="00C0566F">
          <w:rPr>
            <w:rFonts w:ascii="Times New Roman" w:eastAsia="Times New Roman" w:hAnsi="Times New Roman" w:cs="Times New Roman"/>
            <w:color w:val="548DD4" w:themeColor="text2" w:themeTint="99"/>
            <w:sz w:val="24"/>
            <w:szCs w:val="24"/>
            <w:lang w:val="en-US" w:eastAsia="zh-CN"/>
          </w:rPr>
          <w:t>the speed, discretion, and security of shipping are important factors for buyers to decide whether to purchase or not.</w:t>
        </w:r>
      </w:ins>
    </w:p>
    <w:p w14:paraId="3DCD70B7" w14:textId="77777777" w:rsidR="00C0566F" w:rsidRPr="00E14B27" w:rsidRDefault="00C0566F" w:rsidP="00117B14">
      <w:pPr>
        <w:spacing w:line="240" w:lineRule="auto"/>
        <w:rPr>
          <w:rFonts w:ascii="Times New Roman" w:eastAsia="Times New Roman" w:hAnsi="Times New Roman" w:cs="Times New Roman"/>
          <w:color w:val="548DD4" w:themeColor="text2" w:themeTint="99"/>
          <w:sz w:val="24"/>
          <w:szCs w:val="24"/>
          <w:lang w:val="en-US" w:eastAsia="zh-CN"/>
          <w:rPrChange w:id="194" w:author="Haitao Shi" w:date="2023-10-01T12:29:00Z">
            <w:rPr>
              <w:rFonts w:ascii="Times New Roman" w:eastAsia="Times New Roman" w:hAnsi="Times New Roman" w:cs="Times New Roman"/>
              <w:color w:val="548DD4" w:themeColor="text2" w:themeTint="99"/>
              <w:sz w:val="24"/>
              <w:szCs w:val="24"/>
              <w:lang w:eastAsia="zh-CN"/>
            </w:rPr>
          </w:rPrChange>
        </w:rPr>
      </w:pPr>
    </w:p>
    <w:p w14:paraId="70E322D3" w14:textId="6A3CD463"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Shipped by courier:</w:t>
      </w:r>
    </w:p>
    <w:p w14:paraId="5BBAC5CD"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Royal Mail (First class/First class tracked/Free NDD/UK SPECIAL NDD). NDD stands for Next-Day Delivery</w:t>
      </w:r>
    </w:p>
    <w:p w14:paraId="36C1306F"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Canada Post / Canada Post Xpress</w:t>
      </w:r>
    </w:p>
    <w:p w14:paraId="31DF6F28"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DE to DE (this is domestic shipping within Germany)</w:t>
      </w:r>
    </w:p>
    <w:p w14:paraId="6EB425E2"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Deutsche Post</w:t>
      </w:r>
    </w:p>
    <w:p w14:paraId="66675854"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DHL</w:t>
      </w:r>
    </w:p>
    <w:p w14:paraId="55845AFC"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DPD</w:t>
      </w:r>
    </w:p>
    <w:p w14:paraId="6C7B90B3"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 xml:space="preserve">France </w:t>
      </w:r>
      <w:proofErr w:type="spellStart"/>
      <w:r w:rsidRPr="00117B14">
        <w:rPr>
          <w:rFonts w:ascii="Times New Roman" w:eastAsia="Times New Roman" w:hAnsi="Times New Roman" w:cs="Times New Roman"/>
          <w:color w:val="548DD4" w:themeColor="text2" w:themeTint="99"/>
          <w:sz w:val="24"/>
          <w:szCs w:val="24"/>
        </w:rPr>
        <w:t>suivi</w:t>
      </w:r>
      <w:proofErr w:type="spellEnd"/>
    </w:p>
    <w:p w14:paraId="4DAB6DC9"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USPS (domestic/express/express(stealth+)/priority/normal)</w:t>
      </w:r>
    </w:p>
    <w:p w14:paraId="7865AB79" w14:textId="77777777" w:rsid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UPS</w:t>
      </w:r>
    </w:p>
    <w:p w14:paraId="3F714C45" w14:textId="2206C2A3" w:rsidR="00117B14" w:rsidRPr="00117B14" w:rsidRDefault="00117B14" w:rsidP="00117B14">
      <w:pPr>
        <w:pStyle w:val="ListParagraph"/>
        <w:numPr>
          <w:ilvl w:val="0"/>
          <w:numId w:val="4"/>
        </w:num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Worldwide RMS/EMS</w:t>
      </w:r>
    </w:p>
    <w:p w14:paraId="7887B646" w14:textId="77777777"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p>
    <w:p w14:paraId="09689903" w14:textId="77777777" w:rsidR="00117B14" w:rsidRPr="00117B14" w:rsidRDefault="00117B14" w:rsidP="00117B14">
      <w:pPr>
        <w:spacing w:line="240" w:lineRule="auto"/>
        <w:rPr>
          <w:rFonts w:ascii="Times New Roman" w:eastAsia="Times New Roman" w:hAnsi="Times New Roman" w:cs="Times New Roman"/>
          <w:b/>
          <w:bCs/>
          <w:color w:val="548DD4" w:themeColor="text2" w:themeTint="99"/>
          <w:sz w:val="24"/>
          <w:szCs w:val="24"/>
        </w:rPr>
      </w:pPr>
      <w:commentRangeStart w:id="195"/>
      <w:r w:rsidRPr="00117B14">
        <w:rPr>
          <w:rFonts w:ascii="Times New Roman" w:eastAsia="Times New Roman" w:hAnsi="Times New Roman" w:cs="Times New Roman"/>
          <w:b/>
          <w:bCs/>
          <w:color w:val="548DD4" w:themeColor="text2" w:themeTint="99"/>
          <w:sz w:val="24"/>
          <w:szCs w:val="24"/>
        </w:rPr>
        <w:t>Rating, Reviews and Sales</w:t>
      </w:r>
    </w:p>
    <w:commentRangeEnd w:id="195"/>
    <w:p w14:paraId="7AD1747A" w14:textId="77777777" w:rsidR="00C15B74" w:rsidRDefault="00C15B74" w:rsidP="00117B14">
      <w:pPr>
        <w:spacing w:line="240" w:lineRule="auto"/>
        <w:rPr>
          <w:rFonts w:ascii="Times New Roman" w:eastAsia="Times New Roman" w:hAnsi="Times New Roman" w:cs="Times New Roman"/>
          <w:color w:val="548DD4" w:themeColor="text2" w:themeTint="99"/>
          <w:sz w:val="24"/>
          <w:szCs w:val="24"/>
        </w:rPr>
      </w:pPr>
      <w:r>
        <w:rPr>
          <w:rStyle w:val="CommentReference"/>
        </w:rPr>
        <w:commentReference w:id="195"/>
      </w:r>
    </w:p>
    <w:p w14:paraId="15504341" w14:textId="2CF63860" w:rsidR="00C15B74" w:rsidRDefault="00C15B74" w:rsidP="00117B14">
      <w:pPr>
        <w:spacing w:line="240" w:lineRule="auto"/>
        <w:rPr>
          <w:rFonts w:ascii="Times New Roman" w:eastAsia="Times New Roman" w:hAnsi="Times New Roman" w:cs="Times New Roman"/>
          <w:color w:val="548DD4" w:themeColor="text2" w:themeTint="99"/>
          <w:sz w:val="24"/>
          <w:szCs w:val="24"/>
        </w:rPr>
      </w:pPr>
      <w:r w:rsidRPr="00C15B74">
        <w:rPr>
          <w:rFonts w:ascii="Times New Roman" w:eastAsia="Times New Roman" w:hAnsi="Times New Roman" w:cs="Times New Roman"/>
          <w:noProof/>
          <w:color w:val="548DD4" w:themeColor="text2" w:themeTint="99"/>
          <w:sz w:val="24"/>
          <w:szCs w:val="24"/>
        </w:rPr>
        <w:drawing>
          <wp:inline distT="0" distB="0" distL="0" distR="0" wp14:anchorId="7CDD954F" wp14:editId="5BB6011E">
            <wp:extent cx="4823878" cy="2171888"/>
            <wp:effectExtent l="0" t="0" r="0" b="0"/>
            <wp:docPr id="19723854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5404" name=""/>
                    <pic:cNvPicPr/>
                  </pic:nvPicPr>
                  <pic:blipFill>
                    <a:blip r:embed="rId31"/>
                    <a:stretch>
                      <a:fillRect/>
                    </a:stretch>
                  </pic:blipFill>
                  <pic:spPr>
                    <a:xfrm>
                      <a:off x="0" y="0"/>
                      <a:ext cx="4823878" cy="2171888"/>
                    </a:xfrm>
                    <a:prstGeom prst="rect">
                      <a:avLst/>
                    </a:prstGeom>
                  </pic:spPr>
                </pic:pic>
              </a:graphicData>
            </a:graphic>
          </wp:inline>
        </w:drawing>
      </w:r>
    </w:p>
    <w:p w14:paraId="357A6767" w14:textId="23ED5C8A" w:rsidR="00117B14" w:rsidRPr="00117B14" w:rsidRDefault="00117B14" w:rsidP="00C15B74">
      <w:pPr>
        <w:spacing w:line="240" w:lineRule="auto"/>
        <w:rPr>
          <w:rFonts w:ascii="Times New Roman" w:eastAsia="Times New Roman" w:hAnsi="Times New Roman" w:cs="Times New Roman"/>
          <w:color w:val="548DD4" w:themeColor="text2" w:themeTint="99"/>
          <w:sz w:val="24"/>
          <w:szCs w:val="24"/>
        </w:rPr>
      </w:pPr>
    </w:p>
    <w:p w14:paraId="33DDB41C" w14:textId="77777777"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 xml:space="preserve">127 drugs have never been sold, so it would be better to remove them before </w:t>
      </w:r>
      <w:proofErr w:type="spellStart"/>
      <w:r w:rsidRPr="00117B14">
        <w:rPr>
          <w:rFonts w:ascii="Times New Roman" w:eastAsia="Times New Roman" w:hAnsi="Times New Roman" w:cs="Times New Roman"/>
          <w:color w:val="548DD4" w:themeColor="text2" w:themeTint="99"/>
          <w:sz w:val="24"/>
          <w:szCs w:val="24"/>
        </w:rPr>
        <w:t>analysing</w:t>
      </w:r>
      <w:proofErr w:type="spellEnd"/>
      <w:r w:rsidRPr="00117B14">
        <w:rPr>
          <w:rFonts w:ascii="Times New Roman" w:eastAsia="Times New Roman" w:hAnsi="Times New Roman" w:cs="Times New Roman"/>
          <w:color w:val="548DD4" w:themeColor="text2" w:themeTint="99"/>
          <w:sz w:val="24"/>
          <w:szCs w:val="24"/>
        </w:rPr>
        <w:t xml:space="preserve"> the relations between ratings, </w:t>
      </w:r>
      <w:proofErr w:type="spellStart"/>
      <w:r w:rsidRPr="00117B14">
        <w:rPr>
          <w:rFonts w:ascii="Times New Roman" w:eastAsia="Times New Roman" w:hAnsi="Times New Roman" w:cs="Times New Roman"/>
          <w:color w:val="548DD4" w:themeColor="text2" w:themeTint="99"/>
          <w:sz w:val="24"/>
          <w:szCs w:val="24"/>
        </w:rPr>
        <w:t>reveiws</w:t>
      </w:r>
      <w:proofErr w:type="spellEnd"/>
      <w:r w:rsidRPr="00117B14">
        <w:rPr>
          <w:rFonts w:ascii="Times New Roman" w:eastAsia="Times New Roman" w:hAnsi="Times New Roman" w:cs="Times New Roman"/>
          <w:color w:val="548DD4" w:themeColor="text2" w:themeTint="99"/>
          <w:sz w:val="24"/>
          <w:szCs w:val="24"/>
        </w:rPr>
        <w:t xml:space="preserve"> and sales.</w:t>
      </w:r>
    </w:p>
    <w:p w14:paraId="5B5359E8" w14:textId="77777777"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p>
    <w:p w14:paraId="04E77DD3" w14:textId="0C57A8EE" w:rsidR="00C15B74" w:rsidRDefault="00C15B74" w:rsidP="00117B14">
      <w:pPr>
        <w:spacing w:line="240" w:lineRule="auto"/>
        <w:rPr>
          <w:rFonts w:ascii="Times New Roman" w:eastAsia="Times New Roman" w:hAnsi="Times New Roman" w:cs="Times New Roman"/>
          <w:color w:val="548DD4" w:themeColor="text2" w:themeTint="99"/>
          <w:sz w:val="24"/>
          <w:szCs w:val="24"/>
        </w:rPr>
      </w:pPr>
      <w:r w:rsidRPr="00C15B74">
        <w:rPr>
          <w:rFonts w:ascii="Times New Roman" w:eastAsia="Times New Roman" w:hAnsi="Times New Roman" w:cs="Times New Roman"/>
          <w:noProof/>
          <w:color w:val="548DD4" w:themeColor="text2" w:themeTint="99"/>
          <w:sz w:val="24"/>
          <w:szCs w:val="24"/>
        </w:rPr>
        <w:lastRenderedPageBreak/>
        <w:drawing>
          <wp:inline distT="0" distB="0" distL="0" distR="0" wp14:anchorId="19F858AD" wp14:editId="676EB0BF">
            <wp:extent cx="4762913" cy="2267146"/>
            <wp:effectExtent l="0" t="0" r="0" b="0"/>
            <wp:docPr id="17101427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2750" name=""/>
                    <pic:cNvPicPr/>
                  </pic:nvPicPr>
                  <pic:blipFill>
                    <a:blip r:embed="rId32"/>
                    <a:stretch>
                      <a:fillRect/>
                    </a:stretch>
                  </pic:blipFill>
                  <pic:spPr>
                    <a:xfrm>
                      <a:off x="0" y="0"/>
                      <a:ext cx="4762913" cy="2267146"/>
                    </a:xfrm>
                    <a:prstGeom prst="rect">
                      <a:avLst/>
                    </a:prstGeom>
                  </pic:spPr>
                </pic:pic>
              </a:graphicData>
            </a:graphic>
          </wp:inline>
        </w:drawing>
      </w:r>
    </w:p>
    <w:p w14:paraId="2883DD7F" w14:textId="77777777" w:rsidR="00C15B74" w:rsidRDefault="00C15B74" w:rsidP="00117B14">
      <w:pPr>
        <w:spacing w:line="240" w:lineRule="auto"/>
        <w:rPr>
          <w:rFonts w:ascii="Times New Roman" w:eastAsia="Times New Roman" w:hAnsi="Times New Roman" w:cs="Times New Roman"/>
          <w:color w:val="548DD4" w:themeColor="text2" w:themeTint="99"/>
          <w:sz w:val="24"/>
          <w:szCs w:val="24"/>
        </w:rPr>
      </w:pPr>
    </w:p>
    <w:p w14:paraId="0CDE4A76" w14:textId="02F2556F" w:rsidR="0091036A" w:rsidRPr="00117B14" w:rsidRDefault="00117B14" w:rsidP="00117B14">
      <w:p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 xml:space="preserve">From the data frame above, we can see the drugs sold by the vendor are different, but the number of Rating, Reviews and Sales are the same. </w:t>
      </w:r>
      <w:commentRangeStart w:id="196"/>
      <w:r w:rsidRPr="00117B14">
        <w:rPr>
          <w:rFonts w:ascii="Times New Roman" w:eastAsia="Times New Roman" w:hAnsi="Times New Roman" w:cs="Times New Roman"/>
          <w:color w:val="548DD4" w:themeColor="text2" w:themeTint="99"/>
          <w:sz w:val="24"/>
          <w:szCs w:val="24"/>
        </w:rPr>
        <w:t>Thus, one important point here is that the ratings, reviews, and sales displayed on each post are not specific to the drug being sold itself, but rather pertain to the vendor. In other words, the ratings, reviews, and sales are a comprehensive evaluation of all the products sold by a vendor. This design reflects to a certain extent the importance and uniqueness of trust in the illegal market. In an environment without legal protections, the reputation of the individual vendor becomes particularly important, and may even outweigh the quality of the specific product itself. Unfortunately, since each vendor may sell different types of drugs, it would be statistically impossible to know the best-selling drug types, highest-rated drug types, or the types of drugs that receive the most reviews.</w:t>
      </w:r>
      <w:commentRangeEnd w:id="196"/>
      <w:r w:rsidR="00C15B74">
        <w:rPr>
          <w:rStyle w:val="CommentReference"/>
        </w:rPr>
        <w:commentReference w:id="196"/>
      </w:r>
    </w:p>
    <w:p w14:paraId="6928A788" w14:textId="77777777" w:rsidR="00117B14" w:rsidRPr="00117B14" w:rsidRDefault="00117B14" w:rsidP="00117B14">
      <w:pPr>
        <w:spacing w:line="240" w:lineRule="auto"/>
        <w:rPr>
          <w:rFonts w:ascii="Times New Roman" w:eastAsia="Times New Roman" w:hAnsi="Times New Roman" w:cs="Times New Roman"/>
          <w:color w:val="548DD4" w:themeColor="text2" w:themeTint="99"/>
          <w:sz w:val="24"/>
          <w:szCs w:val="24"/>
        </w:rPr>
      </w:pPr>
    </w:p>
    <w:p w14:paraId="23FEC47F" w14:textId="57B009AF" w:rsidR="00117B14" w:rsidRDefault="00117B14" w:rsidP="00117B14">
      <w:pPr>
        <w:spacing w:line="240" w:lineRule="auto"/>
        <w:rPr>
          <w:rFonts w:ascii="Times New Roman" w:eastAsia="Times New Roman" w:hAnsi="Times New Roman" w:cs="Times New Roman"/>
          <w:color w:val="548DD4" w:themeColor="text2" w:themeTint="99"/>
          <w:sz w:val="24"/>
          <w:szCs w:val="24"/>
        </w:rPr>
      </w:pPr>
      <w:r w:rsidRPr="00117B14">
        <w:rPr>
          <w:rFonts w:ascii="Times New Roman" w:eastAsia="Times New Roman" w:hAnsi="Times New Roman" w:cs="Times New Roman"/>
          <w:color w:val="548DD4" w:themeColor="text2" w:themeTint="99"/>
          <w:sz w:val="24"/>
          <w:szCs w:val="24"/>
        </w:rPr>
        <w:t xml:space="preserve">As previously indicated, the data collection period extends over a span of 11 days. It is important to note that trading activities were taking place throughout this duration, resulting in fluctuations in variables such as ratings, sales, and reviews. For instance, a comparison of the reviews and sales numbers for the vendor XANAX </w:t>
      </w:r>
      <w:r w:rsidRPr="00117B14">
        <w:rPr>
          <w:rFonts w:ascii="MS Mincho" w:eastAsia="MS Mincho" w:hAnsi="MS Mincho" w:cs="MS Mincho" w:hint="eastAsia"/>
          <w:color w:val="548DD4" w:themeColor="text2" w:themeTint="99"/>
          <w:sz w:val="24"/>
          <w:szCs w:val="24"/>
        </w:rPr>
        <w:t>（</w:t>
      </w:r>
      <w:r w:rsidRPr="00117B14">
        <w:rPr>
          <w:rFonts w:ascii="Times New Roman" w:eastAsia="Times New Roman" w:hAnsi="Times New Roman" w:cs="Times New Roman"/>
          <w:color w:val="548DD4" w:themeColor="text2" w:themeTint="99"/>
          <w:sz w:val="24"/>
          <w:szCs w:val="24"/>
        </w:rPr>
        <w:t>line 7 and 8) reveals minor disparities. Consequently, I retain the row containing the highest sales number as the definitive value for the rating, reviews, and sales of each vendor.</w:t>
      </w:r>
    </w:p>
    <w:p w14:paraId="72151C4E" w14:textId="77777777" w:rsidR="0091036A" w:rsidRDefault="0091036A" w:rsidP="00117B14">
      <w:pPr>
        <w:spacing w:line="240" w:lineRule="auto"/>
        <w:rPr>
          <w:rFonts w:ascii="Times New Roman" w:eastAsia="Times New Roman" w:hAnsi="Times New Roman" w:cs="Times New Roman"/>
          <w:color w:val="548DD4" w:themeColor="text2" w:themeTint="99"/>
          <w:sz w:val="24"/>
          <w:szCs w:val="24"/>
        </w:rPr>
      </w:pPr>
    </w:p>
    <w:p w14:paraId="2564FAC0" w14:textId="64FE037C" w:rsidR="0091036A" w:rsidRPr="0091036A" w:rsidRDefault="0091036A" w:rsidP="00117B14">
      <w:pPr>
        <w:spacing w:line="240" w:lineRule="auto"/>
        <w:rPr>
          <w:rFonts w:ascii="Times New Roman" w:eastAsia="Times New Roman" w:hAnsi="Times New Roman" w:cs="Times New Roman"/>
          <w:b/>
          <w:bCs/>
          <w:color w:val="548DD4" w:themeColor="text2" w:themeTint="99"/>
          <w:sz w:val="24"/>
          <w:szCs w:val="24"/>
        </w:rPr>
      </w:pPr>
      <w:commentRangeStart w:id="197"/>
      <w:r w:rsidRPr="0091036A">
        <w:rPr>
          <w:rFonts w:ascii="Times New Roman" w:eastAsia="Times New Roman" w:hAnsi="Times New Roman" w:cs="Times New Roman"/>
          <w:b/>
          <w:bCs/>
          <w:color w:val="548DD4" w:themeColor="text2" w:themeTint="99"/>
          <w:sz w:val="24"/>
          <w:szCs w:val="24"/>
        </w:rPr>
        <w:t>The statistical information about ratings, reviews, and sales.</w:t>
      </w:r>
      <w:commentRangeEnd w:id="197"/>
      <w:r>
        <w:rPr>
          <w:rStyle w:val="CommentReference"/>
        </w:rPr>
        <w:commentReference w:id="197"/>
      </w:r>
    </w:p>
    <w:p w14:paraId="09BB4603" w14:textId="7B0E0012" w:rsidR="002869B7" w:rsidRDefault="002869B7" w:rsidP="00256DC8">
      <w:pPr>
        <w:spacing w:line="240" w:lineRule="auto"/>
        <w:rPr>
          <w:rFonts w:ascii="Times New Roman" w:eastAsia="Times New Roman" w:hAnsi="Times New Roman" w:cs="Times New Roman"/>
          <w:b/>
          <w:bCs/>
          <w:color w:val="548DD4" w:themeColor="text2" w:themeTint="99"/>
          <w:sz w:val="24"/>
          <w:szCs w:val="24"/>
        </w:rPr>
      </w:pPr>
    </w:p>
    <w:p w14:paraId="3B856060" w14:textId="7D6E1412" w:rsidR="00907000" w:rsidRDefault="0091036A" w:rsidP="00256DC8">
      <w:pPr>
        <w:spacing w:line="240" w:lineRule="auto"/>
        <w:rPr>
          <w:rFonts w:ascii="Times New Roman" w:eastAsia="Times New Roman" w:hAnsi="Times New Roman" w:cs="Times New Roman"/>
          <w:sz w:val="24"/>
          <w:szCs w:val="24"/>
        </w:rPr>
      </w:pPr>
      <w:r w:rsidRPr="0091036A">
        <w:rPr>
          <w:rFonts w:ascii="Times New Roman" w:eastAsia="Times New Roman" w:hAnsi="Times New Roman" w:cs="Times New Roman"/>
          <w:noProof/>
          <w:sz w:val="24"/>
          <w:szCs w:val="24"/>
        </w:rPr>
        <w:drawing>
          <wp:inline distT="0" distB="0" distL="0" distR="0" wp14:anchorId="0304EC2E" wp14:editId="6EE55B14">
            <wp:extent cx="3181626" cy="1245978"/>
            <wp:effectExtent l="0" t="0" r="0" b="0"/>
            <wp:docPr id="7281956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95684" name=""/>
                    <pic:cNvPicPr/>
                  </pic:nvPicPr>
                  <pic:blipFill>
                    <a:blip r:embed="rId33"/>
                    <a:stretch>
                      <a:fillRect/>
                    </a:stretch>
                  </pic:blipFill>
                  <pic:spPr>
                    <a:xfrm>
                      <a:off x="0" y="0"/>
                      <a:ext cx="3181626" cy="1245978"/>
                    </a:xfrm>
                    <a:prstGeom prst="rect">
                      <a:avLst/>
                    </a:prstGeom>
                  </pic:spPr>
                </pic:pic>
              </a:graphicData>
            </a:graphic>
          </wp:inline>
        </w:drawing>
      </w:r>
    </w:p>
    <w:p w14:paraId="75B98C50" w14:textId="77777777" w:rsidR="00117B14" w:rsidRDefault="00117B14" w:rsidP="00256DC8">
      <w:pPr>
        <w:spacing w:line="240" w:lineRule="auto"/>
        <w:rPr>
          <w:rFonts w:ascii="Times New Roman" w:eastAsia="Times New Roman" w:hAnsi="Times New Roman" w:cs="Times New Roman"/>
          <w:sz w:val="24"/>
          <w:szCs w:val="24"/>
        </w:rPr>
      </w:pPr>
    </w:p>
    <w:p w14:paraId="08C68BD0" w14:textId="30EE4321" w:rsidR="00117B14" w:rsidRDefault="00117B14" w:rsidP="00256DC8">
      <w:pPr>
        <w:spacing w:line="240" w:lineRule="auto"/>
        <w:rPr>
          <w:rFonts w:ascii="Times New Roman" w:eastAsia="Times New Roman" w:hAnsi="Times New Roman" w:cs="Times New Roman"/>
          <w:sz w:val="24"/>
          <w:szCs w:val="24"/>
        </w:rPr>
      </w:pPr>
    </w:p>
    <w:p w14:paraId="2D7D3612" w14:textId="1CBF9CEF" w:rsidR="00117B14" w:rsidRDefault="0091036A" w:rsidP="00256DC8">
      <w:pPr>
        <w:spacing w:line="240" w:lineRule="auto"/>
        <w:rPr>
          <w:rFonts w:ascii="Times New Roman" w:eastAsia="Times New Roman" w:hAnsi="Times New Roman" w:cs="Times New Roman"/>
          <w:sz w:val="24"/>
          <w:szCs w:val="24"/>
        </w:rPr>
      </w:pPr>
      <w:r w:rsidRPr="0091036A">
        <w:rPr>
          <w:rFonts w:ascii="Times New Roman" w:eastAsia="Times New Roman" w:hAnsi="Times New Roman" w:cs="Times New Roman"/>
          <w:noProof/>
          <w:sz w:val="24"/>
          <w:szCs w:val="24"/>
        </w:rPr>
        <w:lastRenderedPageBreak/>
        <w:drawing>
          <wp:inline distT="0" distB="0" distL="0" distR="0" wp14:anchorId="7DF44CC5" wp14:editId="20321A81">
            <wp:extent cx="4724809" cy="3722693"/>
            <wp:effectExtent l="0" t="0" r="0" b="0"/>
            <wp:docPr id="1132728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8740" name=""/>
                    <pic:cNvPicPr/>
                  </pic:nvPicPr>
                  <pic:blipFill>
                    <a:blip r:embed="rId34"/>
                    <a:stretch>
                      <a:fillRect/>
                    </a:stretch>
                  </pic:blipFill>
                  <pic:spPr>
                    <a:xfrm>
                      <a:off x="0" y="0"/>
                      <a:ext cx="4724809" cy="3722693"/>
                    </a:xfrm>
                    <a:prstGeom prst="rect">
                      <a:avLst/>
                    </a:prstGeom>
                  </pic:spPr>
                </pic:pic>
              </a:graphicData>
            </a:graphic>
          </wp:inline>
        </w:drawing>
      </w:r>
    </w:p>
    <w:p w14:paraId="2D2765E8" w14:textId="77777777" w:rsidR="00117B14" w:rsidRDefault="00117B14" w:rsidP="00256DC8">
      <w:pPr>
        <w:spacing w:line="240" w:lineRule="auto"/>
        <w:rPr>
          <w:rFonts w:ascii="Times New Roman" w:eastAsia="Times New Roman" w:hAnsi="Times New Roman" w:cs="Times New Roman"/>
          <w:sz w:val="24"/>
          <w:szCs w:val="24"/>
        </w:rPr>
      </w:pPr>
    </w:p>
    <w:p w14:paraId="627221E5" w14:textId="60465E6D" w:rsidR="0091036A" w:rsidRPr="0091036A" w:rsidRDefault="0091036A" w:rsidP="00256DC8">
      <w:pPr>
        <w:spacing w:line="240" w:lineRule="auto"/>
        <w:rPr>
          <w:rFonts w:ascii="Times New Roman" w:eastAsia="Times New Roman" w:hAnsi="Times New Roman" w:cs="Times New Roman"/>
          <w:color w:val="548DD4" w:themeColor="text2" w:themeTint="99"/>
          <w:sz w:val="24"/>
          <w:szCs w:val="24"/>
        </w:rPr>
      </w:pPr>
      <w:r w:rsidRPr="0091036A">
        <w:rPr>
          <w:rFonts w:ascii="Times New Roman" w:eastAsia="Times New Roman" w:hAnsi="Times New Roman" w:cs="Times New Roman"/>
          <w:color w:val="548DD4" w:themeColor="text2" w:themeTint="99"/>
          <w:sz w:val="24"/>
          <w:szCs w:val="24"/>
        </w:rPr>
        <w:t xml:space="preserve">The correlation between the number of reviews and the number of sales is the strongest, with a correlation coefficient of 0.646. This means that an increase in sales is likely due to an increase in the number of reviews. The correlation between the number of reviews and the rating is weak, with a correlation coefficient of 0.148. The correlation between the number of sales and the </w:t>
      </w:r>
      <w:ins w:id="198" w:author="Haitao Shi" w:date="2023-10-01T15:53:00Z">
        <w:r w:rsidR="00C0566F">
          <w:rPr>
            <w:rFonts w:ascii="Times New Roman" w:eastAsia="Times New Roman" w:hAnsi="Times New Roman" w:cs="Times New Roman"/>
            <w:color w:val="548DD4" w:themeColor="text2" w:themeTint="99"/>
            <w:sz w:val="24"/>
            <w:szCs w:val="24"/>
          </w:rPr>
          <w:t>vendor</w:t>
        </w:r>
      </w:ins>
      <w:commentRangeStart w:id="199"/>
      <w:del w:id="200" w:author="Haitao Shi" w:date="2023-10-01T15:53:00Z">
        <w:r w:rsidRPr="0091036A" w:rsidDel="00C0566F">
          <w:rPr>
            <w:rFonts w:ascii="Times New Roman" w:eastAsia="Times New Roman" w:hAnsi="Times New Roman" w:cs="Times New Roman"/>
            <w:color w:val="548DD4" w:themeColor="text2" w:themeTint="99"/>
            <w:sz w:val="24"/>
            <w:szCs w:val="24"/>
          </w:rPr>
          <w:delText>drug</w:delText>
        </w:r>
      </w:del>
      <w:r w:rsidRPr="0091036A">
        <w:rPr>
          <w:rFonts w:ascii="Times New Roman" w:eastAsia="Times New Roman" w:hAnsi="Times New Roman" w:cs="Times New Roman"/>
          <w:color w:val="548DD4" w:themeColor="text2" w:themeTint="99"/>
          <w:sz w:val="24"/>
          <w:szCs w:val="24"/>
        </w:rPr>
        <w:t xml:space="preserve"> rating </w:t>
      </w:r>
      <w:commentRangeEnd w:id="199"/>
      <w:r w:rsidR="00DF50FE">
        <w:rPr>
          <w:rStyle w:val="CommentReference"/>
        </w:rPr>
        <w:commentReference w:id="199"/>
      </w:r>
      <w:r w:rsidRPr="0091036A">
        <w:rPr>
          <w:rFonts w:ascii="Times New Roman" w:eastAsia="Times New Roman" w:hAnsi="Times New Roman" w:cs="Times New Roman"/>
          <w:color w:val="548DD4" w:themeColor="text2" w:themeTint="99"/>
          <w:sz w:val="24"/>
          <w:szCs w:val="24"/>
        </w:rPr>
        <w:t>is also weak, with a correlation coefficient of 0.138. This indicates that rating may not have a significant impact on the increase in number of sales.</w:t>
      </w:r>
    </w:p>
    <w:p w14:paraId="2B9F2925" w14:textId="58DED078" w:rsidR="0091036A" w:rsidRDefault="00DF50FE" w:rsidP="00256DC8">
      <w:pPr>
        <w:spacing w:line="240" w:lineRule="auto"/>
        <w:rPr>
          <w:rFonts w:ascii="Times New Roman" w:eastAsia="Times New Roman" w:hAnsi="Times New Roman" w:cs="Times New Roman"/>
          <w:b/>
          <w:bCs/>
          <w:color w:val="548DD4" w:themeColor="text2" w:themeTint="99"/>
          <w:sz w:val="24"/>
          <w:szCs w:val="24"/>
        </w:rPr>
      </w:pPr>
      <w:commentRangeStart w:id="201"/>
      <w:r w:rsidRPr="00DF50FE">
        <w:rPr>
          <w:rFonts w:ascii="Times New Roman" w:eastAsia="Times New Roman" w:hAnsi="Times New Roman" w:cs="Times New Roman"/>
          <w:b/>
          <w:bCs/>
          <w:color w:val="548DD4" w:themeColor="text2" w:themeTint="99"/>
          <w:sz w:val="24"/>
          <w:szCs w:val="24"/>
        </w:rPr>
        <w:t>Multiple Linear Regression</w:t>
      </w:r>
      <w:commentRangeEnd w:id="201"/>
      <w:r>
        <w:rPr>
          <w:rStyle w:val="CommentReference"/>
        </w:rPr>
        <w:commentReference w:id="201"/>
      </w:r>
    </w:p>
    <w:p w14:paraId="036F76F6" w14:textId="77777777" w:rsidR="00DF50FE" w:rsidRDefault="00DF50FE" w:rsidP="00256DC8">
      <w:pPr>
        <w:spacing w:line="240" w:lineRule="auto"/>
        <w:rPr>
          <w:rFonts w:ascii="Times New Roman" w:eastAsia="Times New Roman" w:hAnsi="Times New Roman" w:cs="Times New Roman"/>
          <w:b/>
          <w:bCs/>
          <w:color w:val="548DD4" w:themeColor="text2" w:themeTint="99"/>
          <w:sz w:val="24"/>
          <w:szCs w:val="24"/>
        </w:rPr>
      </w:pPr>
    </w:p>
    <w:p w14:paraId="5CC036B1" w14:textId="4BC6CE99" w:rsidR="00DF50FE" w:rsidRDefault="00DF50FE" w:rsidP="00256DC8">
      <w:pPr>
        <w:spacing w:line="240" w:lineRule="auto"/>
        <w:rPr>
          <w:rFonts w:ascii="Times New Roman" w:eastAsia="Times New Roman" w:hAnsi="Times New Roman" w:cs="Times New Roman"/>
          <w:b/>
          <w:bCs/>
          <w:color w:val="548DD4" w:themeColor="text2" w:themeTint="99"/>
          <w:sz w:val="24"/>
          <w:szCs w:val="24"/>
        </w:rPr>
      </w:pPr>
      <w:r w:rsidRPr="00DF50FE">
        <w:rPr>
          <w:rFonts w:ascii="Times New Roman" w:eastAsia="Times New Roman" w:hAnsi="Times New Roman" w:cs="Times New Roman"/>
          <w:b/>
          <w:bCs/>
          <w:noProof/>
          <w:color w:val="548DD4" w:themeColor="text2" w:themeTint="99"/>
          <w:sz w:val="24"/>
          <w:szCs w:val="24"/>
        </w:rPr>
        <w:lastRenderedPageBreak/>
        <w:drawing>
          <wp:inline distT="0" distB="0" distL="0" distR="0" wp14:anchorId="24F09D6C" wp14:editId="3DD409E8">
            <wp:extent cx="4934378" cy="6839543"/>
            <wp:effectExtent l="0" t="0" r="0" b="0"/>
            <wp:docPr id="6584071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7127" name=""/>
                    <pic:cNvPicPr/>
                  </pic:nvPicPr>
                  <pic:blipFill>
                    <a:blip r:embed="rId35"/>
                    <a:stretch>
                      <a:fillRect/>
                    </a:stretch>
                  </pic:blipFill>
                  <pic:spPr>
                    <a:xfrm>
                      <a:off x="0" y="0"/>
                      <a:ext cx="4934378" cy="6839543"/>
                    </a:xfrm>
                    <a:prstGeom prst="rect">
                      <a:avLst/>
                    </a:prstGeom>
                  </pic:spPr>
                </pic:pic>
              </a:graphicData>
            </a:graphic>
          </wp:inline>
        </w:drawing>
      </w:r>
    </w:p>
    <w:p w14:paraId="59A70BDD" w14:textId="77777777" w:rsidR="00DF50FE" w:rsidRPr="00DF50FE" w:rsidRDefault="00DF50FE" w:rsidP="00256DC8">
      <w:pPr>
        <w:spacing w:line="240" w:lineRule="auto"/>
        <w:rPr>
          <w:rFonts w:ascii="Times New Roman" w:eastAsia="Times New Roman" w:hAnsi="Times New Roman" w:cs="Times New Roman"/>
          <w:b/>
          <w:bCs/>
          <w:color w:val="548DD4" w:themeColor="text2" w:themeTint="99"/>
          <w:sz w:val="24"/>
          <w:szCs w:val="24"/>
        </w:rPr>
      </w:pPr>
    </w:p>
    <w:p w14:paraId="718D8737" w14:textId="77777777" w:rsidR="00117B14" w:rsidRDefault="00117B14" w:rsidP="00256DC8">
      <w:pPr>
        <w:spacing w:line="240" w:lineRule="auto"/>
        <w:rPr>
          <w:rFonts w:ascii="Times New Roman" w:eastAsia="Times New Roman" w:hAnsi="Times New Roman" w:cs="Times New Roman"/>
          <w:sz w:val="24"/>
          <w:szCs w:val="24"/>
        </w:rPr>
      </w:pPr>
    </w:p>
    <w:p w14:paraId="2F2101FE" w14:textId="3993BAF8" w:rsidR="00DF50FE" w:rsidRPr="00D07AE9" w:rsidRDefault="00D07AE9" w:rsidP="00256DC8">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Although the model only explains 41% of the variation in sales (R2 &gt; 0.7 indicates a good fit of the model), the linear regression model demonstrates that the impact of Reviews on sales is significant, whereas the impact of Rating on sales is not significant.</w:t>
      </w:r>
    </w:p>
    <w:p w14:paraId="75B75268" w14:textId="77777777" w:rsidR="00DF50FE" w:rsidRDefault="00DF50FE" w:rsidP="00256DC8">
      <w:pPr>
        <w:spacing w:line="240" w:lineRule="auto"/>
        <w:rPr>
          <w:rFonts w:ascii="Times New Roman" w:eastAsia="Times New Roman" w:hAnsi="Times New Roman" w:cs="Times New Roman"/>
          <w:sz w:val="24"/>
          <w:szCs w:val="24"/>
        </w:rPr>
      </w:pPr>
    </w:p>
    <w:p w14:paraId="253797C7" w14:textId="18E19199" w:rsidR="00DF50FE" w:rsidRPr="00D07AE9" w:rsidRDefault="00D07AE9" w:rsidP="00256DC8">
      <w:pPr>
        <w:spacing w:line="240" w:lineRule="auto"/>
        <w:rPr>
          <w:rFonts w:ascii="Times New Roman" w:eastAsia="Times New Roman" w:hAnsi="Times New Roman" w:cs="Times New Roman"/>
          <w:b/>
          <w:bCs/>
          <w:color w:val="548DD4" w:themeColor="text2" w:themeTint="99"/>
          <w:sz w:val="24"/>
          <w:szCs w:val="24"/>
        </w:rPr>
      </w:pPr>
      <w:r w:rsidRPr="00D07AE9">
        <w:rPr>
          <w:rFonts w:ascii="Times New Roman" w:eastAsia="Times New Roman" w:hAnsi="Times New Roman" w:cs="Times New Roman"/>
          <w:b/>
          <w:bCs/>
          <w:color w:val="548DD4" w:themeColor="text2" w:themeTint="99"/>
          <w:sz w:val="24"/>
          <w:szCs w:val="24"/>
        </w:rPr>
        <w:t xml:space="preserve">Top 10 vendors based on </w:t>
      </w:r>
      <w:proofErr w:type="gramStart"/>
      <w:r w:rsidRPr="00D07AE9">
        <w:rPr>
          <w:rFonts w:ascii="Times New Roman" w:eastAsia="Times New Roman" w:hAnsi="Times New Roman" w:cs="Times New Roman"/>
          <w:b/>
          <w:bCs/>
          <w:color w:val="548DD4" w:themeColor="text2" w:themeTint="99"/>
          <w:sz w:val="24"/>
          <w:szCs w:val="24"/>
        </w:rPr>
        <w:t>sales</w:t>
      </w:r>
      <w:proofErr w:type="gramEnd"/>
    </w:p>
    <w:p w14:paraId="7070CDC8" w14:textId="77777777" w:rsidR="00D07AE9" w:rsidRDefault="00D07AE9" w:rsidP="00256DC8">
      <w:pPr>
        <w:spacing w:line="240" w:lineRule="auto"/>
        <w:rPr>
          <w:rFonts w:ascii="Times New Roman" w:eastAsia="Times New Roman" w:hAnsi="Times New Roman" w:cs="Times New Roman"/>
          <w:sz w:val="24"/>
          <w:szCs w:val="24"/>
        </w:rPr>
      </w:pPr>
    </w:p>
    <w:p w14:paraId="007BCDB9" w14:textId="2866D9AF" w:rsidR="00D07AE9" w:rsidRDefault="00D07AE9" w:rsidP="00256DC8">
      <w:pPr>
        <w:spacing w:line="240" w:lineRule="auto"/>
        <w:rPr>
          <w:rFonts w:ascii="Times New Roman" w:eastAsia="Times New Roman" w:hAnsi="Times New Roman" w:cs="Times New Roman"/>
          <w:sz w:val="24"/>
          <w:szCs w:val="24"/>
        </w:rPr>
      </w:pPr>
      <w:r w:rsidRPr="00D07AE9">
        <w:rPr>
          <w:rFonts w:ascii="Times New Roman" w:eastAsia="Times New Roman" w:hAnsi="Times New Roman" w:cs="Times New Roman"/>
          <w:noProof/>
          <w:sz w:val="24"/>
          <w:szCs w:val="24"/>
        </w:rPr>
        <w:lastRenderedPageBreak/>
        <w:drawing>
          <wp:inline distT="0" distB="0" distL="0" distR="0" wp14:anchorId="0CB9DF50" wp14:editId="51B8BBE4">
            <wp:extent cx="2648179" cy="2103302"/>
            <wp:effectExtent l="0" t="0" r="0" b="0"/>
            <wp:docPr id="5673356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5690" name=""/>
                    <pic:cNvPicPr/>
                  </pic:nvPicPr>
                  <pic:blipFill>
                    <a:blip r:embed="rId36"/>
                    <a:stretch>
                      <a:fillRect/>
                    </a:stretch>
                  </pic:blipFill>
                  <pic:spPr>
                    <a:xfrm>
                      <a:off x="0" y="0"/>
                      <a:ext cx="2648179" cy="2103302"/>
                    </a:xfrm>
                    <a:prstGeom prst="rect">
                      <a:avLst/>
                    </a:prstGeom>
                  </pic:spPr>
                </pic:pic>
              </a:graphicData>
            </a:graphic>
          </wp:inline>
        </w:drawing>
      </w:r>
    </w:p>
    <w:p w14:paraId="5E304EE8" w14:textId="77777777" w:rsidR="00D07AE9" w:rsidRDefault="00D07AE9" w:rsidP="00256DC8">
      <w:pPr>
        <w:spacing w:line="240" w:lineRule="auto"/>
        <w:rPr>
          <w:rFonts w:ascii="Times New Roman" w:eastAsia="Times New Roman" w:hAnsi="Times New Roman" w:cs="Times New Roman"/>
          <w:sz w:val="24"/>
          <w:szCs w:val="24"/>
        </w:rPr>
      </w:pPr>
    </w:p>
    <w:p w14:paraId="1D968CC5"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commentRangeStart w:id="202"/>
      <w:r w:rsidRPr="00D07AE9">
        <w:rPr>
          <w:rFonts w:ascii="Times New Roman" w:eastAsia="Times New Roman" w:hAnsi="Times New Roman" w:cs="Times New Roman"/>
          <w:color w:val="548DD4" w:themeColor="text2" w:themeTint="99"/>
          <w:sz w:val="24"/>
          <w:szCs w:val="24"/>
        </w:rPr>
        <w:t xml:space="preserve">By comparing sales figures, we can identify that the top 10 sellers are </w:t>
      </w:r>
      <w:proofErr w:type="spellStart"/>
      <w:r w:rsidRPr="00D07AE9">
        <w:rPr>
          <w:rFonts w:ascii="Times New Roman" w:eastAsia="Times New Roman" w:hAnsi="Times New Roman" w:cs="Times New Roman"/>
          <w:color w:val="548DD4" w:themeColor="text2" w:themeTint="99"/>
          <w:sz w:val="24"/>
          <w:szCs w:val="24"/>
        </w:rPr>
        <w:t>TorDrug</w:t>
      </w:r>
      <w:proofErr w:type="spellEnd"/>
      <w:r w:rsidRPr="00D07AE9">
        <w:rPr>
          <w:rFonts w:ascii="Times New Roman" w:eastAsia="Times New Roman" w:hAnsi="Times New Roman" w:cs="Times New Roman"/>
          <w:color w:val="548DD4" w:themeColor="text2" w:themeTint="99"/>
          <w:sz w:val="24"/>
          <w:szCs w:val="24"/>
        </w:rPr>
        <w:t xml:space="preserve"> </w:t>
      </w:r>
      <w:commentRangeEnd w:id="202"/>
      <w:r>
        <w:rPr>
          <w:rStyle w:val="CommentReference"/>
        </w:rPr>
        <w:commentReference w:id="202"/>
      </w:r>
      <w:r w:rsidRPr="00D07AE9">
        <w:rPr>
          <w:rFonts w:ascii="Times New Roman" w:eastAsia="Times New Roman" w:hAnsi="Times New Roman" w:cs="Times New Roman"/>
          <w:color w:val="548DD4" w:themeColor="text2" w:themeTint="99"/>
          <w:sz w:val="24"/>
          <w:szCs w:val="24"/>
        </w:rPr>
        <w:t>(</w:t>
      </w:r>
      <w:proofErr w:type="gramStart"/>
      <w:r w:rsidRPr="00D07AE9">
        <w:rPr>
          <w:rFonts w:ascii="Times New Roman" w:eastAsia="Times New Roman" w:hAnsi="Times New Roman" w:cs="Times New Roman"/>
          <w:color w:val="548DD4" w:themeColor="text2" w:themeTint="99"/>
          <w:sz w:val="24"/>
          <w:szCs w:val="24"/>
        </w:rPr>
        <w:t>19712)</w:t>
      </w:r>
      <w:r w:rsidRPr="00D07AE9">
        <w:rPr>
          <w:rFonts w:ascii="MS Mincho" w:eastAsia="MS Mincho" w:hAnsi="MS Mincho" w:cs="MS Mincho" w:hint="eastAsia"/>
          <w:color w:val="548DD4" w:themeColor="text2" w:themeTint="99"/>
          <w:sz w:val="24"/>
          <w:szCs w:val="24"/>
        </w:rPr>
        <w:t>，</w:t>
      </w:r>
      <w:proofErr w:type="spellStart"/>
      <w:proofErr w:type="gramEnd"/>
      <w:r w:rsidRPr="00D07AE9">
        <w:rPr>
          <w:rFonts w:ascii="Times New Roman" w:eastAsia="Times New Roman" w:hAnsi="Times New Roman" w:cs="Times New Roman"/>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(16478)</w:t>
      </w:r>
      <w:r w:rsidRPr="00D07AE9">
        <w:rPr>
          <w:rFonts w:ascii="MS Mincho" w:eastAsia="MS Mincho" w:hAnsi="MS Mincho" w:cs="MS Mincho"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discover (14720)</w:t>
      </w:r>
      <w:r w:rsidRPr="00D07AE9">
        <w:rPr>
          <w:rFonts w:ascii="MS Mincho" w:eastAsia="MS Mincho" w:hAnsi="MS Mincho" w:cs="MS Mincho"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Utopia (14697)</w:t>
      </w:r>
      <w:r w:rsidRPr="00D07AE9">
        <w:rPr>
          <w:rFonts w:ascii="MS Mincho" w:eastAsia="MS Mincho" w:hAnsi="MS Mincho" w:cs="MS Mincho"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YOURDEALER (14179)</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SocialPharma</w:t>
      </w:r>
      <w:proofErr w:type="spellEnd"/>
      <w:r w:rsidRPr="00D07AE9">
        <w:rPr>
          <w:rFonts w:ascii="Times New Roman" w:eastAsia="Times New Roman" w:hAnsi="Times New Roman" w:cs="Times New Roman"/>
          <w:color w:val="548DD4" w:themeColor="text2" w:themeTint="99"/>
          <w:sz w:val="24"/>
          <w:szCs w:val="24"/>
        </w:rPr>
        <w:t xml:space="preserve"> (12956)</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(12056)</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queenofcannabis</w:t>
      </w:r>
      <w:proofErr w:type="spellEnd"/>
      <w:r w:rsidRPr="00D07AE9">
        <w:rPr>
          <w:rFonts w:ascii="Times New Roman" w:eastAsia="Times New Roman" w:hAnsi="Times New Roman" w:cs="Times New Roman"/>
          <w:color w:val="548DD4" w:themeColor="text2" w:themeTint="99"/>
          <w:sz w:val="24"/>
          <w:szCs w:val="24"/>
        </w:rPr>
        <w:t xml:space="preserve"> (11606)</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HighClass</w:t>
      </w:r>
      <w:proofErr w:type="spellEnd"/>
      <w:r w:rsidRPr="00D07AE9">
        <w:rPr>
          <w:rFonts w:ascii="Times New Roman" w:eastAsia="Times New Roman" w:hAnsi="Times New Roman" w:cs="Times New Roman"/>
          <w:color w:val="548DD4" w:themeColor="text2" w:themeTint="99"/>
          <w:sz w:val="24"/>
          <w:szCs w:val="24"/>
        </w:rPr>
        <w:t xml:space="preserve"> (10196)</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ozconnection</w:t>
      </w:r>
      <w:proofErr w:type="spellEnd"/>
      <w:r w:rsidRPr="00D07AE9">
        <w:rPr>
          <w:rFonts w:ascii="Times New Roman" w:eastAsia="Times New Roman" w:hAnsi="Times New Roman" w:cs="Times New Roman"/>
          <w:color w:val="548DD4" w:themeColor="text2" w:themeTint="99"/>
          <w:sz w:val="24"/>
          <w:szCs w:val="24"/>
        </w:rPr>
        <w:t xml:space="preserve"> (9792) . The numbers in the parenthesis are sales on this platform.</w:t>
      </w:r>
    </w:p>
    <w:p w14:paraId="33A31BF0"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373A3C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We can further </w:t>
      </w:r>
      <w:commentRangeStart w:id="203"/>
      <w:commentRangeStart w:id="204"/>
      <w:r w:rsidRPr="00D07AE9">
        <w:rPr>
          <w:rFonts w:ascii="Times New Roman" w:eastAsia="Times New Roman" w:hAnsi="Times New Roman" w:cs="Times New Roman"/>
          <w:color w:val="548DD4" w:themeColor="text2" w:themeTint="99"/>
          <w:sz w:val="24"/>
          <w:szCs w:val="24"/>
        </w:rPr>
        <w:t xml:space="preserve">examine their advertising, returns policies, and self-introductions to </w:t>
      </w:r>
      <w:commentRangeEnd w:id="203"/>
      <w:r>
        <w:rPr>
          <w:rStyle w:val="CommentReference"/>
        </w:rPr>
        <w:commentReference w:id="203"/>
      </w:r>
      <w:commentRangeEnd w:id="204"/>
      <w:r w:rsidR="00B83922">
        <w:rPr>
          <w:rStyle w:val="CommentReference"/>
        </w:rPr>
        <w:commentReference w:id="204"/>
      </w:r>
      <w:r w:rsidRPr="00D07AE9">
        <w:rPr>
          <w:rFonts w:ascii="Times New Roman" w:eastAsia="Times New Roman" w:hAnsi="Times New Roman" w:cs="Times New Roman"/>
          <w:color w:val="548DD4" w:themeColor="text2" w:themeTint="99"/>
          <w:sz w:val="24"/>
          <w:szCs w:val="24"/>
        </w:rPr>
        <w:t>understand why some sellers’ products are more popular and in what ways they gain the trust of buyers.</w:t>
      </w:r>
    </w:p>
    <w:p w14:paraId="565EB7B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ABC0BE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6672CD">
        <w:rPr>
          <w:rFonts w:ascii="Times New Roman" w:eastAsia="Times New Roman" w:hAnsi="Times New Roman" w:cs="Times New Roman"/>
          <w:b/>
          <w:bCs/>
          <w:color w:val="548DD4" w:themeColor="text2" w:themeTint="99"/>
          <w:sz w:val="24"/>
          <w:szCs w:val="24"/>
        </w:rPr>
        <w:t>TorDrug</w:t>
      </w:r>
      <w:proofErr w:type="spellEnd"/>
      <w:r w:rsidRPr="00D07AE9">
        <w:rPr>
          <w:rFonts w:ascii="Times New Roman" w:eastAsia="Times New Roman" w:hAnsi="Times New Roman" w:cs="Times New Roman"/>
          <w:color w:val="548DD4" w:themeColor="text2" w:themeTint="99"/>
          <w:sz w:val="24"/>
          <w:szCs w:val="24"/>
        </w:rPr>
        <w:t xml:space="preserve"> (Selling Hash) &lt;00533, 00534&gt;</w:t>
      </w:r>
    </w:p>
    <w:p w14:paraId="6B217DD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TorDrug</w:t>
      </w:r>
      <w:proofErr w:type="spellEnd"/>
      <w:r w:rsidRPr="00D07AE9">
        <w:rPr>
          <w:rFonts w:ascii="Times New Roman" w:eastAsia="Times New Roman" w:hAnsi="Times New Roman" w:cs="Times New Roman"/>
          <w:color w:val="548DD4" w:themeColor="text2" w:themeTint="99"/>
          <w:sz w:val="24"/>
          <w:szCs w:val="24"/>
        </w:rPr>
        <w:t xml:space="preserve"> as the top selling vendor has no description of the </w:t>
      </w:r>
      <w:proofErr w:type="gramStart"/>
      <w:r w:rsidRPr="00D07AE9">
        <w:rPr>
          <w:rFonts w:ascii="Times New Roman" w:eastAsia="Times New Roman" w:hAnsi="Times New Roman" w:cs="Times New Roman"/>
          <w:color w:val="548DD4" w:themeColor="text2" w:themeTint="99"/>
          <w:sz w:val="24"/>
          <w:szCs w:val="24"/>
        </w:rPr>
        <w:t>hash</w:t>
      </w:r>
      <w:proofErr w:type="gramEnd"/>
      <w:r w:rsidRPr="00D07AE9">
        <w:rPr>
          <w:rFonts w:ascii="Times New Roman" w:eastAsia="Times New Roman" w:hAnsi="Times New Roman" w:cs="Times New Roman"/>
          <w:color w:val="548DD4" w:themeColor="text2" w:themeTint="99"/>
          <w:sz w:val="24"/>
          <w:szCs w:val="24"/>
        </w:rPr>
        <w:t xml:space="preserve"> he sells other than the name, and the refund policy is blank. There is no way to tell how he gained trust based on the data provided. Have they gained reputations from other platforms? It’s hard to know.</w:t>
      </w:r>
    </w:p>
    <w:p w14:paraId="7EE6D5D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78A750E1"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6672CD">
        <w:rPr>
          <w:rFonts w:ascii="Times New Roman" w:eastAsia="Times New Roman" w:hAnsi="Times New Roman" w:cs="Times New Roman"/>
          <w:b/>
          <w:bCs/>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(ISOTONITAZENE and Fentanyl) &lt;00017, 00019, 00496, 00689&gt;</w:t>
      </w:r>
    </w:p>
    <w:p w14:paraId="45D6C099"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Before describing the products, </w:t>
      </w:r>
      <w:proofErr w:type="spellStart"/>
      <w:r w:rsidRPr="00D07AE9">
        <w:rPr>
          <w:rFonts w:ascii="Times New Roman" w:eastAsia="Times New Roman" w:hAnsi="Times New Roman" w:cs="Times New Roman"/>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always introduces themselves to establish trust.</w:t>
      </w:r>
    </w:p>
    <w:p w14:paraId="5AA786F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7F1CCAE" w14:textId="77777777" w:rsidR="00D07AE9" w:rsidRPr="00D07AE9" w:rsidRDefault="00D07AE9" w:rsidP="006672CD">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Hey, </w:t>
      </w:r>
      <w:proofErr w:type="gramStart"/>
      <w:r w:rsidRPr="00D07AE9">
        <w:rPr>
          <w:rFonts w:ascii="Times New Roman" w:eastAsia="Times New Roman" w:hAnsi="Times New Roman" w:cs="Times New Roman"/>
          <w:color w:val="548DD4" w:themeColor="text2" w:themeTint="99"/>
          <w:sz w:val="24"/>
          <w:szCs w:val="24"/>
        </w:rPr>
        <w:t>We</w:t>
      </w:r>
      <w:proofErr w:type="gramEnd"/>
      <w:r w:rsidRPr="00D07AE9">
        <w:rPr>
          <w:rFonts w:ascii="Times New Roman" w:eastAsia="Times New Roman" w:hAnsi="Times New Roman" w:cs="Times New Roman"/>
          <w:color w:val="548DD4" w:themeColor="text2" w:themeTint="99"/>
          <w:sz w:val="24"/>
          <w:szCs w:val="24"/>
        </w:rPr>
        <w:t xml:space="preserve"> are </w:t>
      </w:r>
      <w:proofErr w:type="spellStart"/>
      <w:r w:rsidRPr="00D07AE9">
        <w:rPr>
          <w:rFonts w:ascii="Times New Roman" w:eastAsia="Times New Roman" w:hAnsi="Times New Roman" w:cs="Times New Roman"/>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team. 7 years in the Dark Market. Over 16k reviews. 100% satisfaction. We are working with TGC labs (tgchemicals.com) and here to provide for you the best quality of research chemicals on the Darknet. Seems like Nemesis market is the best </w:t>
      </w:r>
      <w:proofErr w:type="gramStart"/>
      <w:r w:rsidRPr="00D07AE9">
        <w:rPr>
          <w:rFonts w:ascii="Times New Roman" w:eastAsia="Times New Roman" w:hAnsi="Times New Roman" w:cs="Times New Roman"/>
          <w:color w:val="548DD4" w:themeColor="text2" w:themeTint="99"/>
          <w:sz w:val="24"/>
          <w:szCs w:val="24"/>
        </w:rPr>
        <w:t>market place</w:t>
      </w:r>
      <w:proofErr w:type="gramEnd"/>
      <w:r w:rsidRPr="00D07AE9">
        <w:rPr>
          <w:rFonts w:ascii="Times New Roman" w:eastAsia="Times New Roman" w:hAnsi="Times New Roman" w:cs="Times New Roman"/>
          <w:color w:val="548DD4" w:themeColor="text2" w:themeTint="99"/>
          <w:sz w:val="24"/>
          <w:szCs w:val="24"/>
        </w:rPr>
        <w:t>. Our team hope to have good relationships in this market and hopefully they will stay up for a long run!</w:t>
      </w:r>
    </w:p>
    <w:p w14:paraId="42462154"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7795F7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They </w:t>
      </w:r>
      <w:proofErr w:type="spellStart"/>
      <w:r w:rsidRPr="00D07AE9">
        <w:rPr>
          <w:rFonts w:ascii="Times New Roman" w:eastAsia="Times New Roman" w:hAnsi="Times New Roman" w:cs="Times New Roman"/>
          <w:color w:val="548DD4" w:themeColor="text2" w:themeTint="99"/>
          <w:sz w:val="24"/>
          <w:szCs w:val="24"/>
        </w:rPr>
        <w:t>emphasise</w:t>
      </w:r>
      <w:proofErr w:type="spellEnd"/>
      <w:r w:rsidRPr="00D07AE9">
        <w:rPr>
          <w:rFonts w:ascii="Times New Roman" w:eastAsia="Times New Roman" w:hAnsi="Times New Roman" w:cs="Times New Roman"/>
          <w:color w:val="548DD4" w:themeColor="text2" w:themeTint="99"/>
          <w:sz w:val="24"/>
          <w:szCs w:val="24"/>
        </w:rPr>
        <w:t xml:space="preserve"> their experience (7 years) in the dark web market, the large number of positive reviews (over 16,000), and high satisfaction rate (100%) to build trust and authority. This is done to attract potential customers and make them believe that they are reliable and professional. However, </w:t>
      </w:r>
      <w:proofErr w:type="gramStart"/>
      <w:r w:rsidRPr="00D07AE9">
        <w:rPr>
          <w:rFonts w:ascii="Times New Roman" w:eastAsia="Times New Roman" w:hAnsi="Times New Roman" w:cs="Times New Roman"/>
          <w:color w:val="548DD4" w:themeColor="text2" w:themeTint="99"/>
          <w:sz w:val="24"/>
          <w:szCs w:val="24"/>
        </w:rPr>
        <w:t>it is clear that 100%</w:t>
      </w:r>
      <w:proofErr w:type="gramEnd"/>
      <w:r w:rsidRPr="00D07AE9">
        <w:rPr>
          <w:rFonts w:ascii="Times New Roman" w:eastAsia="Times New Roman" w:hAnsi="Times New Roman" w:cs="Times New Roman"/>
          <w:color w:val="548DD4" w:themeColor="text2" w:themeTint="99"/>
          <w:sz w:val="24"/>
          <w:szCs w:val="24"/>
        </w:rPr>
        <w:t xml:space="preserve"> satisfaction is not true as they only have a rating of 4.7, which is the lowest among the top 10 sellers. They highlight their collaboration with TGC Laboratory and </w:t>
      </w:r>
      <w:proofErr w:type="spellStart"/>
      <w:r w:rsidRPr="00D07AE9">
        <w:rPr>
          <w:rFonts w:ascii="Times New Roman" w:eastAsia="Times New Roman" w:hAnsi="Times New Roman" w:cs="Times New Roman"/>
          <w:color w:val="548DD4" w:themeColor="text2" w:themeTint="99"/>
          <w:sz w:val="24"/>
          <w:szCs w:val="24"/>
        </w:rPr>
        <w:t>emphasise</w:t>
      </w:r>
      <w:proofErr w:type="spellEnd"/>
      <w:r w:rsidRPr="00D07AE9">
        <w:rPr>
          <w:rFonts w:ascii="Times New Roman" w:eastAsia="Times New Roman" w:hAnsi="Times New Roman" w:cs="Times New Roman"/>
          <w:color w:val="548DD4" w:themeColor="text2" w:themeTint="99"/>
          <w:sz w:val="24"/>
          <w:szCs w:val="24"/>
        </w:rPr>
        <w:t xml:space="preserve"> “best quality,” reflecting their attempt to stand out in a competitive market. Their optimism towards the Nemesis market and focuses on establishing relationships reflects their emphasis on market stability and willingness for long-term operations.</w:t>
      </w:r>
    </w:p>
    <w:p w14:paraId="265145A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6EA128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They provide detailed descriptions for each product, including composition, purity, and potency. At the same time, they do not conceal the potential harm that the drugs may cause to the human </w:t>
      </w:r>
      <w:r w:rsidRPr="00D07AE9">
        <w:rPr>
          <w:rFonts w:ascii="Times New Roman" w:eastAsia="Times New Roman" w:hAnsi="Times New Roman" w:cs="Times New Roman"/>
          <w:color w:val="548DD4" w:themeColor="text2" w:themeTint="99"/>
          <w:sz w:val="24"/>
          <w:szCs w:val="24"/>
        </w:rPr>
        <w:lastRenderedPageBreak/>
        <w:t xml:space="preserve">body. On the contrary, we can observe that the information contributes to harm reduction in a broader context. (For me, harm reduction refers to </w:t>
      </w:r>
      <w:proofErr w:type="spellStart"/>
      <w:r w:rsidRPr="00D07AE9">
        <w:rPr>
          <w:rFonts w:ascii="Times New Roman" w:eastAsia="Times New Roman" w:hAnsi="Times New Roman" w:cs="Times New Roman"/>
          <w:color w:val="548DD4" w:themeColor="text2" w:themeTint="99"/>
          <w:sz w:val="24"/>
          <w:szCs w:val="24"/>
        </w:rPr>
        <w:t>minimising</w:t>
      </w:r>
      <w:proofErr w:type="spellEnd"/>
      <w:r w:rsidRPr="00D07AE9">
        <w:rPr>
          <w:rFonts w:ascii="Times New Roman" w:eastAsia="Times New Roman" w:hAnsi="Times New Roman" w:cs="Times New Roman"/>
          <w:color w:val="548DD4" w:themeColor="text2" w:themeTint="99"/>
          <w:sz w:val="24"/>
          <w:szCs w:val="24"/>
        </w:rPr>
        <w:t xml:space="preserve"> the harmful consequences of drug use and promoting health and dignity of people who use drug.)</w:t>
      </w:r>
    </w:p>
    <w:p w14:paraId="2CD680D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C1A8FBA" w14:textId="77777777" w:rsidR="00D07AE9" w:rsidRPr="00D07AE9" w:rsidRDefault="00D07AE9" w:rsidP="003F506F">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Please be careful with this product. IT’S STRONG AND VERY HIGH QUALITY!! (00496, Pos. 49)</w:t>
      </w:r>
    </w:p>
    <w:p w14:paraId="6208AC8F" w14:textId="77777777" w:rsidR="00D07AE9" w:rsidRPr="00D07AE9" w:rsidRDefault="00D07AE9" w:rsidP="003F506F">
      <w:pPr>
        <w:spacing w:line="240" w:lineRule="auto"/>
        <w:ind w:left="851"/>
        <w:rPr>
          <w:rFonts w:ascii="Times New Roman" w:eastAsia="Times New Roman" w:hAnsi="Times New Roman" w:cs="Times New Roman"/>
          <w:color w:val="548DD4" w:themeColor="text2" w:themeTint="99"/>
          <w:sz w:val="24"/>
          <w:szCs w:val="24"/>
        </w:rPr>
      </w:pPr>
    </w:p>
    <w:p w14:paraId="01D0C990" w14:textId="77777777" w:rsidR="00D07AE9" w:rsidRPr="00D07AE9" w:rsidRDefault="00D07AE9" w:rsidP="003F506F">
      <w:pPr>
        <w:spacing w:line="240" w:lineRule="auto"/>
        <w:ind w:left="851"/>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isotonitazene</w:t>
      </w:r>
      <w:proofErr w:type="spellEnd"/>
      <w:r w:rsidRPr="00D07AE9">
        <w:rPr>
          <w:rFonts w:ascii="Times New Roman" w:eastAsia="Times New Roman" w:hAnsi="Times New Roman" w:cs="Times New Roman"/>
          <w:color w:val="548DD4" w:themeColor="text2" w:themeTint="99"/>
          <w:sz w:val="24"/>
          <w:szCs w:val="24"/>
        </w:rPr>
        <w:t xml:space="preserve"> can be expected to pose a significant risk of producing life-threatening respiratory depression, as well as other typical opioid side effects such as sedation, itching, </w:t>
      </w:r>
      <w:proofErr w:type="gramStart"/>
      <w:r w:rsidRPr="00D07AE9">
        <w:rPr>
          <w:rFonts w:ascii="Times New Roman" w:eastAsia="Times New Roman" w:hAnsi="Times New Roman" w:cs="Times New Roman"/>
          <w:color w:val="548DD4" w:themeColor="text2" w:themeTint="99"/>
          <w:sz w:val="24"/>
          <w:szCs w:val="24"/>
        </w:rPr>
        <w:t>nausea</w:t>
      </w:r>
      <w:proofErr w:type="gramEnd"/>
      <w:r w:rsidRPr="00D07AE9">
        <w:rPr>
          <w:rFonts w:ascii="Times New Roman" w:eastAsia="Times New Roman" w:hAnsi="Times New Roman" w:cs="Times New Roman"/>
          <w:color w:val="548DD4" w:themeColor="text2" w:themeTint="99"/>
          <w:sz w:val="24"/>
          <w:szCs w:val="24"/>
        </w:rPr>
        <w:t xml:space="preserve"> and vomiting. (00019, Pos. 48-51)</w:t>
      </w:r>
    </w:p>
    <w:p w14:paraId="41D14419"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42E4210"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By providing honest and transparent information about the side effects and dangers of drugs, vendors can, to some extent, build trust. Potential buyers may be more inclined to buy from vendors who are concerned about user safety. Vendors may feel that they have an ethical responsibility to provide accurate information to potential users to ensure that users are able to make informed decisions.</w:t>
      </w:r>
    </w:p>
    <w:p w14:paraId="4DA91529"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A9DAC52"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Moreover, </w:t>
      </w:r>
      <w:proofErr w:type="spellStart"/>
      <w:r w:rsidRPr="00D07AE9">
        <w:rPr>
          <w:rFonts w:ascii="Times New Roman" w:eastAsia="Times New Roman" w:hAnsi="Times New Roman" w:cs="Times New Roman"/>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adds a customer review in the description.</w:t>
      </w:r>
    </w:p>
    <w:p w14:paraId="3DE8AB3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21FE411E" w14:textId="77777777" w:rsidR="00D07AE9" w:rsidRPr="00D07AE9" w:rsidRDefault="00D07AE9" w:rsidP="003F506F">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Customer Review on the product: I tried it Intramuscular as the way I usually run when doing opioids. Felt completely nothing. I contacted TGC and he asked me to try it orally and to let him to know if any effect. and WOW! This works </w:t>
      </w:r>
      <w:proofErr w:type="gramStart"/>
      <w:r w:rsidRPr="00D07AE9">
        <w:rPr>
          <w:rFonts w:ascii="Times New Roman" w:eastAsia="Times New Roman" w:hAnsi="Times New Roman" w:cs="Times New Roman"/>
          <w:color w:val="548DD4" w:themeColor="text2" w:themeTint="99"/>
          <w:sz w:val="24"/>
          <w:szCs w:val="24"/>
        </w:rPr>
        <w:t>really nicely</w:t>
      </w:r>
      <w:proofErr w:type="gramEnd"/>
      <w:r w:rsidRPr="00D07AE9">
        <w:rPr>
          <w:rFonts w:ascii="Times New Roman" w:eastAsia="Times New Roman" w:hAnsi="Times New Roman" w:cs="Times New Roman"/>
          <w:color w:val="548DD4" w:themeColor="text2" w:themeTint="99"/>
          <w:sz w:val="24"/>
          <w:szCs w:val="24"/>
        </w:rPr>
        <w:t>! I feel great! Euphoria is wonderful! Haven’t felt like this in a while! (00017, Pos. 50-54)</w:t>
      </w:r>
    </w:p>
    <w:p w14:paraId="3214DC5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555B12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Adding this review in description may positively influence purchasing decisions.</w:t>
      </w:r>
    </w:p>
    <w:p w14:paraId="237ACE5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A9F740A" w14:textId="77777777" w:rsidR="003F506F" w:rsidRDefault="00D07AE9" w:rsidP="00D07AE9">
      <w:pPr>
        <w:pStyle w:val="ListParagraph"/>
        <w:numPr>
          <w:ilvl w:val="0"/>
          <w:numId w:val="5"/>
        </w:numPr>
        <w:spacing w:line="240" w:lineRule="auto"/>
        <w:rPr>
          <w:rFonts w:ascii="Times New Roman" w:eastAsia="Times New Roman" w:hAnsi="Times New Roman" w:cs="Times New Roman"/>
          <w:color w:val="548DD4" w:themeColor="text2" w:themeTint="99"/>
          <w:sz w:val="24"/>
          <w:szCs w:val="24"/>
        </w:rPr>
      </w:pPr>
      <w:r w:rsidRPr="003F506F">
        <w:rPr>
          <w:rFonts w:ascii="Times New Roman" w:eastAsia="Times New Roman" w:hAnsi="Times New Roman" w:cs="Times New Roman"/>
          <w:color w:val="548DD4" w:themeColor="text2" w:themeTint="99"/>
          <w:sz w:val="24"/>
          <w:szCs w:val="24"/>
        </w:rPr>
        <w:t>This review can build trust, because seeing positive comments can make potential customers believe that the product is widely accepted and effective.</w:t>
      </w:r>
    </w:p>
    <w:p w14:paraId="40EEB12D" w14:textId="77777777" w:rsidR="003F506F" w:rsidRDefault="00D07AE9" w:rsidP="00D07AE9">
      <w:pPr>
        <w:pStyle w:val="ListParagraph"/>
        <w:numPr>
          <w:ilvl w:val="0"/>
          <w:numId w:val="5"/>
        </w:numPr>
        <w:spacing w:line="240" w:lineRule="auto"/>
        <w:rPr>
          <w:rFonts w:ascii="Times New Roman" w:eastAsia="Times New Roman" w:hAnsi="Times New Roman" w:cs="Times New Roman"/>
          <w:color w:val="548DD4" w:themeColor="text2" w:themeTint="99"/>
          <w:sz w:val="24"/>
          <w:szCs w:val="24"/>
        </w:rPr>
      </w:pPr>
      <w:r w:rsidRPr="003F506F">
        <w:rPr>
          <w:rFonts w:ascii="Times New Roman" w:eastAsia="Times New Roman" w:hAnsi="Times New Roman" w:cs="Times New Roman"/>
          <w:color w:val="548DD4" w:themeColor="text2" w:themeTint="99"/>
          <w:sz w:val="24"/>
          <w:szCs w:val="24"/>
        </w:rPr>
        <w:t>Experience sharing (orally in this case) can guide other customers on how to use the product for the best results.</w:t>
      </w:r>
    </w:p>
    <w:p w14:paraId="4345A7B2" w14:textId="1A72CB51" w:rsidR="00D07AE9" w:rsidRPr="003F506F" w:rsidRDefault="00D07AE9" w:rsidP="00D07AE9">
      <w:pPr>
        <w:pStyle w:val="ListParagraph"/>
        <w:numPr>
          <w:ilvl w:val="0"/>
          <w:numId w:val="5"/>
        </w:numPr>
        <w:spacing w:line="240" w:lineRule="auto"/>
        <w:rPr>
          <w:rFonts w:ascii="Times New Roman" w:eastAsia="Times New Roman" w:hAnsi="Times New Roman" w:cs="Times New Roman"/>
          <w:color w:val="548DD4" w:themeColor="text2" w:themeTint="99"/>
          <w:sz w:val="24"/>
          <w:szCs w:val="24"/>
        </w:rPr>
      </w:pPr>
      <w:r w:rsidRPr="003F506F">
        <w:rPr>
          <w:rFonts w:ascii="Times New Roman" w:eastAsia="Times New Roman" w:hAnsi="Times New Roman" w:cs="Times New Roman"/>
          <w:color w:val="548DD4" w:themeColor="text2" w:themeTint="99"/>
          <w:sz w:val="24"/>
          <w:szCs w:val="24"/>
        </w:rPr>
        <w:t>The review also indicates that the vendor is responsive and willing to help customers achieve optimal results. This can increase customer satisfaction.</w:t>
      </w:r>
    </w:p>
    <w:p w14:paraId="1C4B5A73" w14:textId="77777777" w:rsidR="003F506F" w:rsidRDefault="003F506F" w:rsidP="00D07AE9">
      <w:pPr>
        <w:spacing w:line="240" w:lineRule="auto"/>
        <w:rPr>
          <w:rFonts w:ascii="Times New Roman" w:eastAsia="Times New Roman" w:hAnsi="Times New Roman" w:cs="Times New Roman"/>
          <w:color w:val="548DD4" w:themeColor="text2" w:themeTint="99"/>
          <w:sz w:val="24"/>
          <w:szCs w:val="24"/>
        </w:rPr>
      </w:pPr>
    </w:p>
    <w:p w14:paraId="623F236A" w14:textId="200FE184"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In terms of refund/reship policy, </w:t>
      </w:r>
      <w:proofErr w:type="spellStart"/>
      <w:r w:rsidRPr="00D07AE9">
        <w:rPr>
          <w:rFonts w:ascii="Times New Roman" w:eastAsia="Times New Roman" w:hAnsi="Times New Roman" w:cs="Times New Roman"/>
          <w:color w:val="548DD4" w:themeColor="text2" w:themeTint="99"/>
          <w:sz w:val="24"/>
          <w:szCs w:val="24"/>
        </w:rPr>
        <w:t>MicroDroper</w:t>
      </w:r>
      <w:proofErr w:type="spellEnd"/>
      <w:r w:rsidRPr="00D07AE9">
        <w:rPr>
          <w:rFonts w:ascii="Times New Roman" w:eastAsia="Times New Roman" w:hAnsi="Times New Roman" w:cs="Times New Roman"/>
          <w:color w:val="548DD4" w:themeColor="text2" w:themeTint="99"/>
          <w:sz w:val="24"/>
          <w:szCs w:val="24"/>
        </w:rPr>
        <w:t xml:space="preserve"> offers a 100% reshipment guarantee, but the maximum amount for reshipment is 500 grams. Buyers are encouraged to place multiple orders if their needs exceed this limit.</w:t>
      </w:r>
    </w:p>
    <w:p w14:paraId="2B3E8BDA"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987E4B8" w14:textId="536F9407" w:rsidR="00D07AE9" w:rsidRPr="003F506F" w:rsidRDefault="003F506F" w:rsidP="00D07AE9">
      <w:pPr>
        <w:spacing w:line="240" w:lineRule="auto"/>
        <w:rPr>
          <w:rFonts w:ascii="Times New Roman" w:eastAsia="Times New Roman" w:hAnsi="Times New Roman" w:cs="Times New Roman"/>
          <w:b/>
          <w:bCs/>
          <w:color w:val="548DD4" w:themeColor="text2" w:themeTint="99"/>
          <w:sz w:val="24"/>
          <w:szCs w:val="24"/>
        </w:rPr>
      </w:pPr>
      <w:r w:rsidRPr="003F506F">
        <w:rPr>
          <w:rFonts w:ascii="Times New Roman" w:eastAsia="Times New Roman" w:hAnsi="Times New Roman" w:cs="Times New Roman"/>
          <w:b/>
          <w:bCs/>
          <w:color w:val="548DD4" w:themeColor="text2" w:themeTint="99"/>
          <w:sz w:val="24"/>
          <w:szCs w:val="24"/>
        </w:rPr>
        <w:t>D</w:t>
      </w:r>
      <w:r w:rsidR="00D07AE9" w:rsidRPr="003F506F">
        <w:rPr>
          <w:rFonts w:ascii="Times New Roman" w:eastAsia="Times New Roman" w:hAnsi="Times New Roman" w:cs="Times New Roman"/>
          <w:b/>
          <w:bCs/>
          <w:color w:val="548DD4" w:themeColor="text2" w:themeTint="99"/>
          <w:sz w:val="24"/>
          <w:szCs w:val="24"/>
        </w:rPr>
        <w:t>iscover (Alprazolam (Xanax) and Ketamine) &lt;00868, 01067, 01148&gt;</w:t>
      </w:r>
    </w:p>
    <w:p w14:paraId="667EDB9A" w14:textId="77777777" w:rsidR="003F506F" w:rsidRDefault="003F506F" w:rsidP="00D07AE9">
      <w:pPr>
        <w:spacing w:line="240" w:lineRule="auto"/>
        <w:rPr>
          <w:rFonts w:ascii="Times New Roman" w:eastAsia="Times New Roman" w:hAnsi="Times New Roman" w:cs="Times New Roman"/>
          <w:color w:val="548DD4" w:themeColor="text2" w:themeTint="99"/>
          <w:sz w:val="24"/>
          <w:szCs w:val="24"/>
        </w:rPr>
      </w:pPr>
    </w:p>
    <w:p w14:paraId="0D5E1501" w14:textId="11D9AAEC"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Although there is no detailed introduction to the product, safety and quick shipping are the selling points of “discover”. They ask the buyer </w:t>
      </w:r>
      <w:proofErr w:type="spellStart"/>
      <w:proofErr w:type="gramStart"/>
      <w:r w:rsidRPr="00D07AE9">
        <w:rPr>
          <w:rFonts w:ascii="Times New Roman" w:eastAsia="Times New Roman" w:hAnsi="Times New Roman" w:cs="Times New Roman"/>
          <w:color w:val="548DD4" w:themeColor="text2" w:themeTint="99"/>
          <w:sz w:val="24"/>
          <w:szCs w:val="24"/>
        </w:rPr>
        <w:t>to”encrypt</w:t>
      </w:r>
      <w:proofErr w:type="spellEnd"/>
      <w:proofErr w:type="gramEnd"/>
      <w:r w:rsidRPr="00D07AE9">
        <w:rPr>
          <w:rFonts w:ascii="Times New Roman" w:eastAsia="Times New Roman" w:hAnsi="Times New Roman" w:cs="Times New Roman"/>
          <w:color w:val="548DD4" w:themeColor="text2" w:themeTint="99"/>
          <w:sz w:val="24"/>
          <w:szCs w:val="24"/>
        </w:rPr>
        <w:t xml:space="preserve"> address for safety!” Not only does they draw the consumers’ attention to dosage control, but they also </w:t>
      </w:r>
      <w:proofErr w:type="gramStart"/>
      <w:r w:rsidRPr="00D07AE9">
        <w:rPr>
          <w:rFonts w:ascii="Times New Roman" w:eastAsia="Times New Roman" w:hAnsi="Times New Roman" w:cs="Times New Roman"/>
          <w:color w:val="548DD4" w:themeColor="text2" w:themeTint="99"/>
          <w:sz w:val="24"/>
          <w:szCs w:val="24"/>
        </w:rPr>
        <w:t>provides</w:t>
      </w:r>
      <w:proofErr w:type="gramEnd"/>
      <w:r w:rsidRPr="00D07AE9">
        <w:rPr>
          <w:rFonts w:ascii="Times New Roman" w:eastAsia="Times New Roman" w:hAnsi="Times New Roman" w:cs="Times New Roman"/>
          <w:color w:val="548DD4" w:themeColor="text2" w:themeTint="99"/>
          <w:sz w:val="24"/>
          <w:szCs w:val="24"/>
        </w:rPr>
        <w:t xml:space="preserve"> methods to </w:t>
      </w:r>
      <w:proofErr w:type="spellStart"/>
      <w:r w:rsidRPr="00D07AE9">
        <w:rPr>
          <w:rFonts w:ascii="Times New Roman" w:eastAsia="Times New Roman" w:hAnsi="Times New Roman" w:cs="Times New Roman"/>
          <w:color w:val="548DD4" w:themeColor="text2" w:themeTint="99"/>
          <w:sz w:val="24"/>
          <w:szCs w:val="24"/>
        </w:rPr>
        <w:t>minimise</w:t>
      </w:r>
      <w:proofErr w:type="spellEnd"/>
      <w:r w:rsidRPr="00D07AE9">
        <w:rPr>
          <w:rFonts w:ascii="Times New Roman" w:eastAsia="Times New Roman" w:hAnsi="Times New Roman" w:cs="Times New Roman"/>
          <w:color w:val="548DD4" w:themeColor="text2" w:themeTint="99"/>
          <w:sz w:val="24"/>
          <w:szCs w:val="24"/>
        </w:rPr>
        <w:t xml:space="preserve"> harm. For instance,</w:t>
      </w:r>
    </w:p>
    <w:p w14:paraId="6D5876A4"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75CC6304" w14:textId="77777777" w:rsidR="00D07AE9" w:rsidRPr="00D07AE9" w:rsidRDefault="00D07AE9" w:rsidP="003F506F">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Be careful, it is strong. Please practice proper safety measures and start small! (01148, Pos. 51-52)</w:t>
      </w:r>
    </w:p>
    <w:p w14:paraId="3CFF90F5"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368CE43"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lastRenderedPageBreak/>
        <w:t xml:space="preserve">They </w:t>
      </w:r>
      <w:proofErr w:type="gramStart"/>
      <w:r w:rsidRPr="00D07AE9">
        <w:rPr>
          <w:rFonts w:ascii="Times New Roman" w:eastAsia="Times New Roman" w:hAnsi="Times New Roman" w:cs="Times New Roman"/>
          <w:color w:val="548DD4" w:themeColor="text2" w:themeTint="99"/>
          <w:sz w:val="24"/>
          <w:szCs w:val="24"/>
        </w:rPr>
        <w:t>promises</w:t>
      </w:r>
      <w:proofErr w:type="gramEnd"/>
      <w:r w:rsidRPr="00D07AE9">
        <w:rPr>
          <w:rFonts w:ascii="Times New Roman" w:eastAsia="Times New Roman" w:hAnsi="Times New Roman" w:cs="Times New Roman"/>
          <w:color w:val="548DD4" w:themeColor="text2" w:themeTint="99"/>
          <w:sz w:val="24"/>
          <w:szCs w:val="24"/>
        </w:rPr>
        <w:t xml:space="preserve"> fast and secure delivery and provides 100% Refund if package is seized. However, there will be no refund for the wrong address.</w:t>
      </w:r>
    </w:p>
    <w:p w14:paraId="56BDB03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461DF995"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3F506F">
        <w:rPr>
          <w:rFonts w:ascii="Times New Roman" w:eastAsia="Times New Roman" w:hAnsi="Times New Roman" w:cs="Times New Roman"/>
          <w:b/>
          <w:bCs/>
          <w:color w:val="548DD4" w:themeColor="text2" w:themeTint="99"/>
          <w:sz w:val="24"/>
          <w:szCs w:val="24"/>
        </w:rPr>
        <w:t>Utopia</w:t>
      </w:r>
      <w:r w:rsidRPr="00D07AE9">
        <w:rPr>
          <w:rFonts w:ascii="Times New Roman" w:eastAsia="Times New Roman" w:hAnsi="Times New Roman" w:cs="Times New Roman"/>
          <w:color w:val="548DD4" w:themeColor="text2" w:themeTint="99"/>
          <w:sz w:val="24"/>
          <w:szCs w:val="24"/>
        </w:rPr>
        <w:t xml:space="preserve"> (Cannabis » Concentrates) &lt;00312&gt;</w:t>
      </w:r>
    </w:p>
    <w:p w14:paraId="3660E2B7" w14:textId="77777777" w:rsidR="003F506F" w:rsidRDefault="003F506F" w:rsidP="00D07AE9">
      <w:pPr>
        <w:spacing w:line="240" w:lineRule="auto"/>
        <w:rPr>
          <w:rFonts w:ascii="Times New Roman" w:eastAsia="Times New Roman" w:hAnsi="Times New Roman" w:cs="Times New Roman"/>
          <w:color w:val="548DD4" w:themeColor="text2" w:themeTint="99"/>
          <w:sz w:val="24"/>
          <w:szCs w:val="24"/>
        </w:rPr>
      </w:pPr>
    </w:p>
    <w:p w14:paraId="06FCAD89" w14:textId="41F385CD"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Utopia was the top seller on concentrates. Without detailed description, the vendors stressed their accessibility of providing service and claimed that their products were the “best in Australia”, and all orders were vacuum sealed and posted with tracking.</w:t>
      </w:r>
    </w:p>
    <w:p w14:paraId="269A238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251EC2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The only competitor to Utopia is a vendor named </w:t>
      </w:r>
      <w:proofErr w:type="spellStart"/>
      <w:r w:rsidRPr="00D07AE9">
        <w:rPr>
          <w:rFonts w:ascii="Times New Roman" w:eastAsia="Times New Roman" w:hAnsi="Times New Roman" w:cs="Times New Roman"/>
          <w:color w:val="548DD4" w:themeColor="text2" w:themeTint="99"/>
          <w:sz w:val="24"/>
          <w:szCs w:val="24"/>
        </w:rPr>
        <w:t>GreenConnection</w:t>
      </w:r>
      <w:proofErr w:type="spellEnd"/>
      <w:r w:rsidRPr="00D07AE9">
        <w:rPr>
          <w:rFonts w:ascii="Times New Roman" w:eastAsia="Times New Roman" w:hAnsi="Times New Roman" w:cs="Times New Roman"/>
          <w:color w:val="548DD4" w:themeColor="text2" w:themeTint="99"/>
          <w:sz w:val="24"/>
          <w:szCs w:val="24"/>
        </w:rPr>
        <w:t xml:space="preserve"> (00313, 00315, 00694). They had a sales volume of 4764 and sold a product called Rosin. Unlike Utopia, </w:t>
      </w:r>
      <w:proofErr w:type="spellStart"/>
      <w:r w:rsidRPr="00D07AE9">
        <w:rPr>
          <w:rFonts w:ascii="Times New Roman" w:eastAsia="Times New Roman" w:hAnsi="Times New Roman" w:cs="Times New Roman"/>
          <w:color w:val="548DD4" w:themeColor="text2" w:themeTint="99"/>
          <w:sz w:val="24"/>
          <w:szCs w:val="24"/>
        </w:rPr>
        <w:t>GreenConnection</w:t>
      </w:r>
      <w:proofErr w:type="spellEnd"/>
      <w:r w:rsidRPr="00D07AE9">
        <w:rPr>
          <w:rFonts w:ascii="Times New Roman" w:eastAsia="Times New Roman" w:hAnsi="Times New Roman" w:cs="Times New Roman"/>
          <w:color w:val="548DD4" w:themeColor="text2" w:themeTint="99"/>
          <w:sz w:val="24"/>
          <w:szCs w:val="24"/>
        </w:rPr>
        <w:t xml:space="preserve"> provided a description of what Rosin was and how it was made. There were also detailed explanations of the cultivation methods, taste, and effects on the body of the raw materials used.</w:t>
      </w:r>
    </w:p>
    <w:p w14:paraId="79CFE56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7A0C08A"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2A33E3">
        <w:rPr>
          <w:rFonts w:ascii="Times New Roman" w:eastAsia="Times New Roman" w:hAnsi="Times New Roman" w:cs="Times New Roman"/>
          <w:b/>
          <w:bCs/>
          <w:color w:val="548DD4" w:themeColor="text2" w:themeTint="99"/>
          <w:sz w:val="24"/>
          <w:szCs w:val="24"/>
        </w:rPr>
        <w:t>YOURDEALER (</w:t>
      </w:r>
      <w:r w:rsidRPr="00D07AE9">
        <w:rPr>
          <w:rFonts w:ascii="Times New Roman" w:eastAsia="Times New Roman" w:hAnsi="Times New Roman" w:cs="Times New Roman"/>
          <w:color w:val="548DD4" w:themeColor="text2" w:themeTint="99"/>
          <w:sz w:val="24"/>
          <w:szCs w:val="24"/>
        </w:rPr>
        <w:t>Amphetamine/Speed) &lt;00644, 01104&gt;</w:t>
      </w:r>
    </w:p>
    <w:p w14:paraId="54AE0B5A" w14:textId="77777777" w:rsidR="002A33E3" w:rsidRDefault="002A33E3" w:rsidP="00D07AE9">
      <w:pPr>
        <w:spacing w:line="240" w:lineRule="auto"/>
        <w:rPr>
          <w:rFonts w:ascii="Times New Roman" w:eastAsia="Times New Roman" w:hAnsi="Times New Roman" w:cs="Times New Roman"/>
          <w:color w:val="548DD4" w:themeColor="text2" w:themeTint="99"/>
          <w:sz w:val="24"/>
          <w:szCs w:val="24"/>
        </w:rPr>
      </w:pPr>
    </w:p>
    <w:p w14:paraId="2D074E6B" w14:textId="558B1B95"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YOURDEALER excels in the trade of speed paste. Despite the scarcity of information regarding the speed paste they offer, YOURDEALER provides a “almost free” tester (approximately 0.5g) for each customer.</w:t>
      </w:r>
    </w:p>
    <w:p w14:paraId="100AAE9A" w14:textId="77777777" w:rsidR="002A33E3" w:rsidRDefault="002A33E3" w:rsidP="00D07AE9">
      <w:pPr>
        <w:spacing w:line="240" w:lineRule="auto"/>
        <w:rPr>
          <w:rFonts w:ascii="Times New Roman" w:eastAsia="Times New Roman" w:hAnsi="Times New Roman" w:cs="Times New Roman"/>
          <w:color w:val="548DD4" w:themeColor="text2" w:themeTint="99"/>
          <w:sz w:val="24"/>
          <w:szCs w:val="24"/>
        </w:rPr>
      </w:pPr>
    </w:p>
    <w:p w14:paraId="0C582203" w14:textId="33F66EF0"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Providing free products for customers to experience can enhance interaction and trust between customers and vendors. It also satisfies customers’ curiosity and desire for exploration, making them more willing to try new products. In this process, customers may develop emotional connections with the vendor, thereby increasing their loyalty to the vendor.</w:t>
      </w:r>
    </w:p>
    <w:p w14:paraId="2C1D76FA"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16A1CE8" w14:textId="77777777" w:rsidR="00D07AE9" w:rsidRPr="00D07AE9" w:rsidRDefault="00D07AE9" w:rsidP="002A33E3">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Refunds only for regular customers, we ship every order with the highest care and have almost all orders arrived. If a sending is lost and we believe you, it gets reshipped. (01104, Pos. 25-27)</w:t>
      </w:r>
    </w:p>
    <w:p w14:paraId="5EE399B7" w14:textId="77777777" w:rsidR="00D07AE9" w:rsidRPr="00D07AE9" w:rsidRDefault="00D07AE9" w:rsidP="002A33E3">
      <w:pPr>
        <w:spacing w:line="240" w:lineRule="auto"/>
        <w:ind w:left="851"/>
        <w:rPr>
          <w:rFonts w:ascii="Times New Roman" w:eastAsia="Times New Roman" w:hAnsi="Times New Roman" w:cs="Times New Roman"/>
          <w:color w:val="548DD4" w:themeColor="text2" w:themeTint="99"/>
          <w:sz w:val="24"/>
          <w:szCs w:val="24"/>
        </w:rPr>
      </w:pPr>
    </w:p>
    <w:p w14:paraId="5C8CEC7A"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This refund policy helps establish and maintain a trusting relationship between customers and the vendor. Providing refund services only to regular customers can reduce the losses due to dishonest and malicious refund claims. It can also demonstrate the vendor’s commitment to customer loyalty. In other words, it encourages customers to continue shopping with them, thus forming a stable business relationship.</w:t>
      </w:r>
    </w:p>
    <w:p w14:paraId="2558F850"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13ACF6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By </w:t>
      </w:r>
      <w:proofErr w:type="spellStart"/>
      <w:r w:rsidRPr="00D07AE9">
        <w:rPr>
          <w:rFonts w:ascii="Times New Roman" w:eastAsia="Times New Roman" w:hAnsi="Times New Roman" w:cs="Times New Roman"/>
          <w:color w:val="548DD4" w:themeColor="text2" w:themeTint="99"/>
          <w:sz w:val="24"/>
          <w:szCs w:val="24"/>
        </w:rPr>
        <w:t>emphasising</w:t>
      </w:r>
      <w:proofErr w:type="spellEnd"/>
      <w:r w:rsidRPr="00D07AE9">
        <w:rPr>
          <w:rFonts w:ascii="Times New Roman" w:eastAsia="Times New Roman" w:hAnsi="Times New Roman" w:cs="Times New Roman"/>
          <w:color w:val="548DD4" w:themeColor="text2" w:themeTint="99"/>
          <w:sz w:val="24"/>
          <w:szCs w:val="24"/>
        </w:rPr>
        <w:t xml:space="preserve"> the importance of each order and ensuring successful delivery for most orders, the vendor can reduce customers’ concerns about purchasing risks and increase their willingness to buy. This helps to build a positive brand image and attract more potential customers. If any items are lost, the vendor states that they will reship, which helps to maintain customer satisfaction and improve the customer retention rate.</w:t>
      </w:r>
    </w:p>
    <w:p w14:paraId="1A29C8F4"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500EF34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811CAB">
        <w:rPr>
          <w:rFonts w:ascii="Times New Roman" w:eastAsia="Times New Roman" w:hAnsi="Times New Roman" w:cs="Times New Roman"/>
          <w:b/>
          <w:bCs/>
          <w:color w:val="548DD4" w:themeColor="text2" w:themeTint="99"/>
          <w:sz w:val="24"/>
          <w:szCs w:val="24"/>
        </w:rPr>
        <w:t>SocialPharma</w:t>
      </w:r>
      <w:proofErr w:type="spellEnd"/>
      <w:r w:rsidRPr="00D07AE9">
        <w:rPr>
          <w:rFonts w:ascii="Times New Roman" w:eastAsia="Times New Roman" w:hAnsi="Times New Roman" w:cs="Times New Roman"/>
          <w:color w:val="548DD4" w:themeColor="text2" w:themeTint="99"/>
          <w:sz w:val="24"/>
          <w:szCs w:val="24"/>
        </w:rPr>
        <w:t xml:space="preserve"> (Selling Benzos and Opioids) (00132, 00373, 00483, 00519, 00520, 00721, 00923, 01107)</w:t>
      </w:r>
    </w:p>
    <w:p w14:paraId="6899002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SocialPharma</w:t>
      </w:r>
      <w:proofErr w:type="spellEnd"/>
      <w:r w:rsidRPr="00D07AE9">
        <w:rPr>
          <w:rFonts w:ascii="Times New Roman" w:eastAsia="Times New Roman" w:hAnsi="Times New Roman" w:cs="Times New Roman"/>
          <w:color w:val="548DD4" w:themeColor="text2" w:themeTint="99"/>
          <w:sz w:val="24"/>
          <w:szCs w:val="24"/>
        </w:rPr>
        <w:t xml:space="preserve"> primarily sell two types of drugs, namely Benzodiazepine (Benzos) and Opioids. Only Oxycodone is shipped from the United Kingdom to worldwide destinations, and it is marked as “non-refundable/non-</w:t>
      </w:r>
      <w:proofErr w:type="spellStart"/>
      <w:r w:rsidRPr="00D07AE9">
        <w:rPr>
          <w:rFonts w:ascii="Times New Roman" w:eastAsia="Times New Roman" w:hAnsi="Times New Roman" w:cs="Times New Roman"/>
          <w:color w:val="548DD4" w:themeColor="text2" w:themeTint="99"/>
          <w:sz w:val="24"/>
          <w:szCs w:val="24"/>
        </w:rPr>
        <w:t>reshipable</w:t>
      </w:r>
      <w:proofErr w:type="spellEnd"/>
      <w:r w:rsidRPr="00D07AE9">
        <w:rPr>
          <w:rFonts w:ascii="Times New Roman" w:eastAsia="Times New Roman" w:hAnsi="Times New Roman" w:cs="Times New Roman"/>
          <w:color w:val="548DD4" w:themeColor="text2" w:themeTint="99"/>
          <w:sz w:val="24"/>
          <w:szCs w:val="24"/>
        </w:rPr>
        <w:t xml:space="preserve">.” The other products he sells, namely Zopiclone, Diazepam (Valium), Dihydrocodeine, Codeine, and Tramadol, are sold locally in the UK and </w:t>
      </w:r>
      <w:r w:rsidRPr="00D07AE9">
        <w:rPr>
          <w:rFonts w:ascii="Times New Roman" w:eastAsia="Times New Roman" w:hAnsi="Times New Roman" w:cs="Times New Roman"/>
          <w:color w:val="548DD4" w:themeColor="text2" w:themeTint="99"/>
          <w:sz w:val="24"/>
          <w:szCs w:val="24"/>
        </w:rPr>
        <w:lastRenderedPageBreak/>
        <w:t>have corresponding return and exchange policies. The vendor is a self-employed because he always refers to himself with “me” instead of “us”. Surprisingly, his drug descriptions are often limited to just two lines, specifying the quantity and strength, without mentioning the quality of the products. Similarly, his return and exchange policies are quite brief. He offers either a reshipment or a 50% refund based on the buyer’s purchase time and his own perception of the buyer’s trustworthiness.</w:t>
      </w:r>
    </w:p>
    <w:p w14:paraId="50A7CBEE"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50475BA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Therefore, just like the top seller “</w:t>
      </w:r>
      <w:proofErr w:type="spellStart"/>
      <w:r w:rsidRPr="00D07AE9">
        <w:rPr>
          <w:rFonts w:ascii="Times New Roman" w:eastAsia="Times New Roman" w:hAnsi="Times New Roman" w:cs="Times New Roman"/>
          <w:color w:val="548DD4" w:themeColor="text2" w:themeTint="99"/>
          <w:sz w:val="24"/>
          <w:szCs w:val="24"/>
        </w:rPr>
        <w:t>TorDrug</w:t>
      </w:r>
      <w:proofErr w:type="spellEnd"/>
      <w:r w:rsidRPr="00D07AE9">
        <w:rPr>
          <w:rFonts w:ascii="Times New Roman" w:eastAsia="Times New Roman" w:hAnsi="Times New Roman" w:cs="Times New Roman"/>
          <w:color w:val="548DD4" w:themeColor="text2" w:themeTint="99"/>
          <w:sz w:val="24"/>
          <w:szCs w:val="24"/>
        </w:rPr>
        <w:t xml:space="preserve">”, we can assume that the trust generated by the high ratings (all five stars) and </w:t>
      </w:r>
      <w:proofErr w:type="gramStart"/>
      <w:r w:rsidRPr="00D07AE9">
        <w:rPr>
          <w:rFonts w:ascii="Times New Roman" w:eastAsia="Times New Roman" w:hAnsi="Times New Roman" w:cs="Times New Roman"/>
          <w:color w:val="548DD4" w:themeColor="text2" w:themeTint="99"/>
          <w:sz w:val="24"/>
          <w:szCs w:val="24"/>
        </w:rPr>
        <w:t>a large number of</w:t>
      </w:r>
      <w:proofErr w:type="gramEnd"/>
      <w:r w:rsidRPr="00D07AE9">
        <w:rPr>
          <w:rFonts w:ascii="Times New Roman" w:eastAsia="Times New Roman" w:hAnsi="Times New Roman" w:cs="Times New Roman"/>
          <w:color w:val="548DD4" w:themeColor="text2" w:themeTint="99"/>
          <w:sz w:val="24"/>
          <w:szCs w:val="24"/>
        </w:rPr>
        <w:t xml:space="preserve"> reviews no longer requires him to go through the trouble of describing the product and building trust. </w:t>
      </w:r>
      <w:commentRangeStart w:id="205"/>
      <w:r w:rsidRPr="00D07AE9">
        <w:rPr>
          <w:rFonts w:ascii="Times New Roman" w:eastAsia="Times New Roman" w:hAnsi="Times New Roman" w:cs="Times New Roman"/>
          <w:color w:val="548DD4" w:themeColor="text2" w:themeTint="99"/>
          <w:sz w:val="24"/>
          <w:szCs w:val="24"/>
        </w:rPr>
        <w:t>In a way, the rating system and sales data have established trust that surpasses the need for product descriptions themselves</w:t>
      </w:r>
      <w:commentRangeEnd w:id="205"/>
      <w:r w:rsidR="00811CAB">
        <w:rPr>
          <w:rStyle w:val="CommentReference"/>
        </w:rPr>
        <w:commentReference w:id="205"/>
      </w:r>
      <w:r w:rsidRPr="00D07AE9">
        <w:rPr>
          <w:rFonts w:ascii="Times New Roman" w:eastAsia="Times New Roman" w:hAnsi="Times New Roman" w:cs="Times New Roman"/>
          <w:color w:val="548DD4" w:themeColor="text2" w:themeTint="99"/>
          <w:sz w:val="24"/>
          <w:szCs w:val="24"/>
        </w:rPr>
        <w:t>. Another explanation could be attributed to the types of drugs they sell. Most of these drugs are sold in tablets, which gives limited room for detailed descriptions. This is in stark contrast to vendors selling Cannabis, which will be presented later.</w:t>
      </w:r>
    </w:p>
    <w:p w14:paraId="5C93E89D"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14FABC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811CAB">
        <w:rPr>
          <w:rFonts w:ascii="Times New Roman" w:eastAsia="Times New Roman" w:hAnsi="Times New Roman" w:cs="Times New Roman"/>
          <w:b/>
          <w:bCs/>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w:t>
      </w:r>
      <w:proofErr w:type="spellStart"/>
      <w:r w:rsidRPr="00D07AE9">
        <w:rPr>
          <w:rFonts w:ascii="Times New Roman" w:eastAsia="Times New Roman" w:hAnsi="Times New Roman" w:cs="Times New Roman"/>
          <w:color w:val="548DD4" w:themeColor="text2" w:themeTint="99"/>
          <w:sz w:val="24"/>
          <w:szCs w:val="24"/>
        </w:rPr>
        <w:t>Dissociatives</w:t>
      </w:r>
      <w:proofErr w:type="spellEnd"/>
      <w:r w:rsidRPr="00D07AE9">
        <w:rPr>
          <w:rFonts w:ascii="Times New Roman" w:eastAsia="Times New Roman" w:hAnsi="Times New Roman" w:cs="Times New Roman"/>
          <w:color w:val="548DD4" w:themeColor="text2" w:themeTint="99"/>
          <w:sz w:val="24"/>
          <w:szCs w:val="24"/>
        </w:rPr>
        <w:t xml:space="preserve"> » Ketamine, Psychedelics » LSD, Ecstasy » </w:t>
      </w:r>
      <w:proofErr w:type="gramStart"/>
      <w:r w:rsidRPr="00D07AE9">
        <w:rPr>
          <w:rFonts w:ascii="Times New Roman" w:eastAsia="Times New Roman" w:hAnsi="Times New Roman" w:cs="Times New Roman"/>
          <w:color w:val="548DD4" w:themeColor="text2" w:themeTint="99"/>
          <w:sz w:val="24"/>
          <w:szCs w:val="24"/>
        </w:rPr>
        <w:t>MDMA )</w:t>
      </w:r>
      <w:proofErr w:type="gramEnd"/>
      <w:r w:rsidRPr="00D07AE9">
        <w:rPr>
          <w:rFonts w:ascii="Times New Roman" w:eastAsia="Times New Roman" w:hAnsi="Times New Roman" w:cs="Times New Roman"/>
          <w:color w:val="548DD4" w:themeColor="text2" w:themeTint="99"/>
          <w:sz w:val="24"/>
          <w:szCs w:val="24"/>
        </w:rPr>
        <w:t xml:space="preserve"> &lt;00369, 00370, 00371&gt;</w:t>
      </w:r>
    </w:p>
    <w:p w14:paraId="3A08AC1E" w14:textId="77777777" w:rsidR="00811CAB" w:rsidRDefault="00811CAB" w:rsidP="00D07AE9">
      <w:pPr>
        <w:spacing w:line="240" w:lineRule="auto"/>
        <w:rPr>
          <w:rFonts w:ascii="Times New Roman" w:eastAsia="Times New Roman" w:hAnsi="Times New Roman" w:cs="Times New Roman"/>
          <w:color w:val="548DD4" w:themeColor="text2" w:themeTint="99"/>
          <w:sz w:val="24"/>
          <w:szCs w:val="24"/>
        </w:rPr>
      </w:pPr>
    </w:p>
    <w:p w14:paraId="587E8601" w14:textId="45005D50"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Welcome to </w:t>
      </w:r>
      <w:proofErr w:type="spellStart"/>
      <w:r w:rsidRPr="00D07AE9">
        <w:rPr>
          <w:rFonts w:ascii="Times New Roman" w:eastAsia="Times New Roman" w:hAnsi="Times New Roman" w:cs="Times New Roman"/>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your professional drugstore. Active before on Agora and Evolution. 500+ transactions with excellent feedback more currently on </w:t>
      </w:r>
      <w:proofErr w:type="spellStart"/>
      <w:r w:rsidRPr="00D07AE9">
        <w:rPr>
          <w:rFonts w:ascii="Times New Roman" w:eastAsia="Times New Roman" w:hAnsi="Times New Roman" w:cs="Times New Roman"/>
          <w:color w:val="548DD4" w:themeColor="text2" w:themeTint="99"/>
          <w:sz w:val="24"/>
          <w:szCs w:val="24"/>
        </w:rPr>
        <w:t>Alphabay</w:t>
      </w:r>
      <w:proofErr w:type="spellEnd"/>
      <w:r w:rsidRPr="00D07AE9">
        <w:rPr>
          <w:rFonts w:ascii="Times New Roman" w:eastAsia="Times New Roman" w:hAnsi="Times New Roman" w:cs="Times New Roman"/>
          <w:color w:val="548DD4" w:themeColor="text2" w:themeTint="99"/>
          <w:sz w:val="24"/>
          <w:szCs w:val="24"/>
        </w:rPr>
        <w:t xml:space="preserve"> and HANSA market with these stats 292/5/7) (176/4/4) DREAMMARKET 7000 SALES 4.8+ WALLSTREET 500+ 4.8+ EMPIRE MARKET 9000+ SALES 4.83+ WHITE HOUSE MARKET 1300+ SALES 96,80% POSITIVE ETC. ETC. CHECK RECON FOR VERIFICATION! (00369, Pos. 23-28)</w:t>
      </w:r>
    </w:p>
    <w:p w14:paraId="08E7A67D"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9EABFE2"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commentRangeStart w:id="206"/>
      <w:proofErr w:type="spellStart"/>
      <w:r w:rsidRPr="00D07AE9">
        <w:rPr>
          <w:rFonts w:ascii="Times New Roman" w:eastAsia="Times New Roman" w:hAnsi="Times New Roman" w:cs="Times New Roman"/>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is a professional retail company that operates across multiple platforms </w:t>
      </w:r>
      <w:commentRangeEnd w:id="206"/>
      <w:r w:rsidR="00811CAB">
        <w:rPr>
          <w:rStyle w:val="CommentReference"/>
        </w:rPr>
        <w:commentReference w:id="206"/>
      </w:r>
      <w:r w:rsidRPr="00D07AE9">
        <w:rPr>
          <w:rFonts w:ascii="Times New Roman" w:eastAsia="Times New Roman" w:hAnsi="Times New Roman" w:cs="Times New Roman"/>
          <w:color w:val="548DD4" w:themeColor="text2" w:themeTint="99"/>
          <w:sz w:val="24"/>
          <w:szCs w:val="24"/>
        </w:rPr>
        <w:t xml:space="preserve">and sells a variety of drugs. Providing excellent sales data on various platforms is an important way for them to gain the trust of buyers. They offer 24/7 customer service and </w:t>
      </w:r>
      <w:proofErr w:type="gramStart"/>
      <w:r w:rsidRPr="00D07AE9">
        <w:rPr>
          <w:rFonts w:ascii="Times New Roman" w:eastAsia="Times New Roman" w:hAnsi="Times New Roman" w:cs="Times New Roman"/>
          <w:color w:val="548DD4" w:themeColor="text2" w:themeTint="99"/>
          <w:sz w:val="24"/>
          <w:szCs w:val="24"/>
        </w:rPr>
        <w:t>have the ability to</w:t>
      </w:r>
      <w:proofErr w:type="gramEnd"/>
      <w:r w:rsidRPr="00D07AE9">
        <w:rPr>
          <w:rFonts w:ascii="Times New Roman" w:eastAsia="Times New Roman" w:hAnsi="Times New Roman" w:cs="Times New Roman"/>
          <w:color w:val="548DD4" w:themeColor="text2" w:themeTint="99"/>
          <w:sz w:val="24"/>
          <w:szCs w:val="24"/>
        </w:rPr>
        <w:t xml:space="preserve"> professionally package products and ship them worldwide. </w:t>
      </w:r>
      <w:proofErr w:type="gramStart"/>
      <w:r w:rsidRPr="00D07AE9">
        <w:rPr>
          <w:rFonts w:ascii="Times New Roman" w:eastAsia="Times New Roman" w:hAnsi="Times New Roman" w:cs="Times New Roman"/>
          <w:color w:val="548DD4" w:themeColor="text2" w:themeTint="99"/>
          <w:sz w:val="24"/>
          <w:szCs w:val="24"/>
        </w:rPr>
        <w:t>In order to</w:t>
      </w:r>
      <w:proofErr w:type="gramEnd"/>
      <w:r w:rsidRPr="00D07AE9">
        <w:rPr>
          <w:rFonts w:ascii="Times New Roman" w:eastAsia="Times New Roman" w:hAnsi="Times New Roman" w:cs="Times New Roman"/>
          <w:color w:val="548DD4" w:themeColor="text2" w:themeTint="99"/>
          <w:sz w:val="24"/>
          <w:szCs w:val="24"/>
        </w:rPr>
        <w:t xml:space="preserve"> </w:t>
      </w:r>
      <w:proofErr w:type="spellStart"/>
      <w:r w:rsidRPr="00D07AE9">
        <w:rPr>
          <w:rFonts w:ascii="Times New Roman" w:eastAsia="Times New Roman" w:hAnsi="Times New Roman" w:cs="Times New Roman"/>
          <w:color w:val="548DD4" w:themeColor="text2" w:themeTint="99"/>
          <w:sz w:val="24"/>
          <w:szCs w:val="24"/>
        </w:rPr>
        <w:t>prioritise</w:t>
      </w:r>
      <w:proofErr w:type="spellEnd"/>
      <w:r w:rsidRPr="00D07AE9">
        <w:rPr>
          <w:rFonts w:ascii="Times New Roman" w:eastAsia="Times New Roman" w:hAnsi="Times New Roman" w:cs="Times New Roman"/>
          <w:color w:val="548DD4" w:themeColor="text2" w:themeTint="99"/>
          <w:sz w:val="24"/>
          <w:szCs w:val="24"/>
        </w:rPr>
        <w:t xml:space="preserve"> safety, they provide “NO TRACKED SHIPMENTS!” As a result, they only </w:t>
      </w:r>
      <w:proofErr w:type="gramStart"/>
      <w:r w:rsidRPr="00D07AE9">
        <w:rPr>
          <w:rFonts w:ascii="Times New Roman" w:eastAsia="Times New Roman" w:hAnsi="Times New Roman" w:cs="Times New Roman"/>
          <w:color w:val="548DD4" w:themeColor="text2" w:themeTint="99"/>
          <w:sz w:val="24"/>
          <w:szCs w:val="24"/>
        </w:rPr>
        <w:t>provide</w:t>
      </w:r>
      <w:proofErr w:type="gramEnd"/>
    </w:p>
    <w:p w14:paraId="7DD01CF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3F3FDBB"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Europe 50% reship in case of no show or 25-50% refund Everything outside of Europe 25-50% reship in case of no show, or 25% refund. No reships if less then 5 total transactions. (00369, Pos. 98-100)</w:t>
      </w:r>
    </w:p>
    <w:p w14:paraId="3259CC3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39FC5FA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From their descriptions of each product, it is evident that they have a high level of professionalism. All products are thoroughly introduced in the order of a knowledge guide, medical usage, and drug effects. This includes aspects of harm reduction, such as the risks of mixed usage of drugs, the dangers of overdose, and recommendations for safe intervals between drug use.</w:t>
      </w:r>
    </w:p>
    <w:p w14:paraId="21EE654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51B140CB"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K-hole and therapeutic effect, hangover zero to none. (doesn’t go well with alcohol) (00369, Pos. 30-31)</w:t>
      </w:r>
    </w:p>
    <w:p w14:paraId="180F9553"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p>
    <w:p w14:paraId="28E04202"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At higher doses, however, it reportedly produces a hallucinogenic trance-like state (called a “k-hole”) that is often described as an out-of-body or near- death experience. (00369, Pos. 56-60)</w:t>
      </w:r>
    </w:p>
    <w:p w14:paraId="3E510AB0"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p>
    <w:p w14:paraId="4613D21C"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It is usually recommended to wait for one to three months between each use to give the brain adequate time to restore serotonin levels and avoid toxicity. Additionally, using excessively high doses and multiple redosing is highly discouraged as this is thought to significantly increase the toxicity of MDMA. When using, drink enough water, stay hydrated. (00371, Pos. 76-80)</w:t>
      </w:r>
    </w:p>
    <w:p w14:paraId="017063A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4FABAB39"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Unlike other vendors, they provide the information about the dosage, duration, and corresponding experience of each drug. For example:</w:t>
      </w:r>
    </w:p>
    <w:p w14:paraId="07D4945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14B5208"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Dosage</w:t>
      </w:r>
    </w:p>
    <w:p w14:paraId="4196A585"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ThresholdS</w:t>
      </w:r>
      <w:proofErr w:type="spellEnd"/>
      <w:r w:rsidRPr="00D07AE9">
        <w:rPr>
          <w:rFonts w:ascii="Times New Roman" w:eastAsia="Times New Roman" w:hAnsi="Times New Roman" w:cs="Times New Roman"/>
          <w:color w:val="548DD4" w:themeColor="text2" w:themeTint="99"/>
          <w:sz w:val="24"/>
          <w:szCs w:val="24"/>
        </w:rPr>
        <w:t>+ Isomer 50 mg Light</w:t>
      </w:r>
    </w:p>
    <w:p w14:paraId="4B58A407"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50 - 100 mg Common</w:t>
      </w:r>
    </w:p>
    <w:p w14:paraId="22997524"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100 - 300 mg Strong</w:t>
      </w:r>
    </w:p>
    <w:p w14:paraId="742F9C53"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300 - 450 mg Heavy</w:t>
      </w:r>
    </w:p>
    <w:p w14:paraId="618D0979"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450 mg+</w:t>
      </w:r>
    </w:p>
    <w:p w14:paraId="7AB14164"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p>
    <w:p w14:paraId="7D26A2BE"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Duration</w:t>
      </w:r>
    </w:p>
    <w:p w14:paraId="4E3E5852"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Onset 10 - 30 minutes</w:t>
      </w:r>
    </w:p>
    <w:p w14:paraId="48CF2106"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Come up 5 - 20 </w:t>
      </w:r>
      <w:proofErr w:type="gramStart"/>
      <w:r w:rsidRPr="00D07AE9">
        <w:rPr>
          <w:rFonts w:ascii="Times New Roman" w:eastAsia="Times New Roman" w:hAnsi="Times New Roman" w:cs="Times New Roman"/>
          <w:color w:val="548DD4" w:themeColor="text2" w:themeTint="99"/>
          <w:sz w:val="24"/>
          <w:szCs w:val="24"/>
        </w:rPr>
        <w:t>minutes</w:t>
      </w:r>
      <w:proofErr w:type="gramEnd"/>
    </w:p>
    <w:p w14:paraId="4D32B7D9"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Peak 45 - 90 minutes</w:t>
      </w:r>
    </w:p>
    <w:p w14:paraId="2DC3E36A"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Offset 3 - 6 </w:t>
      </w:r>
      <w:proofErr w:type="gramStart"/>
      <w:r w:rsidRPr="00D07AE9">
        <w:rPr>
          <w:rFonts w:ascii="Times New Roman" w:eastAsia="Times New Roman" w:hAnsi="Times New Roman" w:cs="Times New Roman"/>
          <w:color w:val="548DD4" w:themeColor="text2" w:themeTint="99"/>
          <w:sz w:val="24"/>
          <w:szCs w:val="24"/>
        </w:rPr>
        <w:t>hours</w:t>
      </w:r>
      <w:proofErr w:type="gramEnd"/>
    </w:p>
    <w:p w14:paraId="4EF81C58" w14:textId="77777777" w:rsidR="00D07AE9" w:rsidRPr="00D07AE9" w:rsidRDefault="00D07AE9" w:rsidP="00811CAB">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After effects 4 - 8 hours (00369, Pos. 61-82)</w:t>
      </w:r>
    </w:p>
    <w:p w14:paraId="1F6436B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2939651"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These detailed introductions help buyers understand the drugs and prepare themselves physiologically and psychologically before use. They can control the dosage for each use, thus reducing harm to their health.</w:t>
      </w:r>
    </w:p>
    <w:p w14:paraId="52FA961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725CC313"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Another feature of </w:t>
      </w:r>
      <w:proofErr w:type="spellStart"/>
      <w:r w:rsidRPr="00D07AE9">
        <w:rPr>
          <w:rFonts w:ascii="Times New Roman" w:eastAsia="Times New Roman" w:hAnsi="Times New Roman" w:cs="Times New Roman"/>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is their strong emphasis on customer reviews. They encourage customers to contact them before leaving negative reviews. Additionally, they have established guidelines for writing reviews. They also build their reputation by rewarding those who give positive reviews with additional amount for their next order without additional cost.</w:t>
      </w:r>
    </w:p>
    <w:p w14:paraId="6BB49E1F"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B22EC99" w14:textId="77777777" w:rsidR="00D07AE9" w:rsidRPr="00811CAB" w:rsidRDefault="00D07AE9" w:rsidP="00D07AE9">
      <w:pPr>
        <w:spacing w:line="240" w:lineRule="auto"/>
        <w:rPr>
          <w:rFonts w:ascii="Times New Roman" w:eastAsia="Times New Roman" w:hAnsi="Times New Roman" w:cs="Times New Roman"/>
          <w:b/>
          <w:bCs/>
          <w:color w:val="548DD4" w:themeColor="text2" w:themeTint="99"/>
          <w:sz w:val="24"/>
          <w:szCs w:val="24"/>
        </w:rPr>
      </w:pPr>
      <w:proofErr w:type="spellStart"/>
      <w:r w:rsidRPr="00811CAB">
        <w:rPr>
          <w:rFonts w:ascii="Times New Roman" w:eastAsia="Times New Roman" w:hAnsi="Times New Roman" w:cs="Times New Roman"/>
          <w:b/>
          <w:bCs/>
          <w:color w:val="548DD4" w:themeColor="text2" w:themeTint="99"/>
          <w:sz w:val="24"/>
          <w:szCs w:val="24"/>
        </w:rPr>
        <w:t>Queenofcannabis</w:t>
      </w:r>
      <w:proofErr w:type="spellEnd"/>
      <w:r w:rsidRPr="00811CAB">
        <w:rPr>
          <w:rFonts w:ascii="Times New Roman" w:eastAsia="Times New Roman" w:hAnsi="Times New Roman" w:cs="Times New Roman"/>
          <w:b/>
          <w:bCs/>
          <w:color w:val="548DD4" w:themeColor="text2" w:themeTint="99"/>
          <w:sz w:val="24"/>
          <w:szCs w:val="24"/>
        </w:rPr>
        <w:t xml:space="preserve"> (Cannabis » Hash/buds and Flowers) &lt;00530,01094,01194,01200,01205&gt; (no info about refund policy) AND </w:t>
      </w:r>
      <w:proofErr w:type="spellStart"/>
      <w:proofErr w:type="gramStart"/>
      <w:r w:rsidRPr="00811CAB">
        <w:rPr>
          <w:rFonts w:ascii="Times New Roman" w:eastAsia="Times New Roman" w:hAnsi="Times New Roman" w:cs="Times New Roman"/>
          <w:b/>
          <w:bCs/>
          <w:color w:val="548DD4" w:themeColor="text2" w:themeTint="99"/>
          <w:sz w:val="24"/>
          <w:szCs w:val="24"/>
        </w:rPr>
        <w:t>Maurelius</w:t>
      </w:r>
      <w:proofErr w:type="spellEnd"/>
      <w:r w:rsidRPr="00811CAB">
        <w:rPr>
          <w:rFonts w:ascii="Times New Roman" w:eastAsia="Times New Roman" w:hAnsi="Times New Roman" w:cs="Times New Roman"/>
          <w:b/>
          <w:bCs/>
          <w:color w:val="548DD4" w:themeColor="text2" w:themeTint="99"/>
          <w:sz w:val="24"/>
          <w:szCs w:val="24"/>
        </w:rPr>
        <w:t>(</w:t>
      </w:r>
      <w:proofErr w:type="gramEnd"/>
      <w:r w:rsidRPr="00811CAB">
        <w:rPr>
          <w:rFonts w:ascii="Times New Roman" w:eastAsia="Times New Roman" w:hAnsi="Times New Roman" w:cs="Times New Roman"/>
          <w:b/>
          <w:bCs/>
          <w:color w:val="548DD4" w:themeColor="text2" w:themeTint="99"/>
          <w:sz w:val="24"/>
          <w:szCs w:val="24"/>
        </w:rPr>
        <w:t>Cannabis » Shake, Hash, and Buds and Flowers) &lt;00028, 00137, 00497, 00498, 00544, 00550, 00553, 00554, 01168, 01170, 01206, 01227, 01240, 01249, 01250, 01253&gt;.</w:t>
      </w:r>
    </w:p>
    <w:p w14:paraId="238271D5" w14:textId="77777777" w:rsidR="00811CAB" w:rsidRDefault="00811CAB" w:rsidP="00D07AE9">
      <w:pPr>
        <w:spacing w:line="240" w:lineRule="auto"/>
        <w:rPr>
          <w:rFonts w:ascii="Times New Roman" w:eastAsia="Times New Roman" w:hAnsi="Times New Roman" w:cs="Times New Roman"/>
          <w:color w:val="548DD4" w:themeColor="text2" w:themeTint="99"/>
          <w:sz w:val="24"/>
          <w:szCs w:val="24"/>
        </w:rPr>
      </w:pPr>
    </w:p>
    <w:p w14:paraId="55DB5B42" w14:textId="0226BF38"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Although </w:t>
      </w:r>
      <w:proofErr w:type="spellStart"/>
      <w:r w:rsidRPr="00D07AE9">
        <w:rPr>
          <w:rFonts w:ascii="Times New Roman" w:eastAsia="Times New Roman" w:hAnsi="Times New Roman" w:cs="Times New Roman"/>
          <w:color w:val="548DD4" w:themeColor="text2" w:themeTint="99"/>
          <w:sz w:val="24"/>
          <w:szCs w:val="24"/>
        </w:rPr>
        <w:t>Maurelius</w:t>
      </w:r>
      <w:proofErr w:type="spellEnd"/>
      <w:r w:rsidRPr="00D07AE9">
        <w:rPr>
          <w:rFonts w:ascii="Times New Roman" w:eastAsia="Times New Roman" w:hAnsi="Times New Roman" w:cs="Times New Roman"/>
          <w:color w:val="548DD4" w:themeColor="text2" w:themeTint="99"/>
          <w:sz w:val="24"/>
          <w:szCs w:val="24"/>
        </w:rPr>
        <w:t xml:space="preserve"> is not one of the top ten sellers, it sells wider ranges of cannabis, which can help us to know more about how cannabis is sold. For cannabis sellers, Tetrahydrocannabinol (THC) level is generally provided as an indicator for potency. Numerous paragraphs are dedicated to describing the aroma and taste of each Cannabis product. For example, when describing Afghan Kush (01253), the aroma and taste of this strain are depicted three times in details (01253, Pos. 35-37, Pos. 47-50, Pos. 85-</w:t>
      </w:r>
      <w:proofErr w:type="gramStart"/>
      <w:r w:rsidRPr="00D07AE9">
        <w:rPr>
          <w:rFonts w:ascii="Times New Roman" w:eastAsia="Times New Roman" w:hAnsi="Times New Roman" w:cs="Times New Roman"/>
          <w:color w:val="548DD4" w:themeColor="text2" w:themeTint="99"/>
          <w:sz w:val="24"/>
          <w:szCs w:val="24"/>
        </w:rPr>
        <w:t>100 )</w:t>
      </w:r>
      <w:proofErr w:type="gramEnd"/>
      <w:r w:rsidRPr="00D07AE9">
        <w:rPr>
          <w:rFonts w:ascii="Times New Roman" w:eastAsia="Times New Roman" w:hAnsi="Times New Roman" w:cs="Times New Roman"/>
          <w:color w:val="548DD4" w:themeColor="text2" w:themeTint="99"/>
          <w:sz w:val="24"/>
          <w:szCs w:val="24"/>
        </w:rPr>
        <w:t xml:space="preserve">. Furthermore, the heritage/hybrid of Cannabis is also an important aspect that vendors want to </w:t>
      </w:r>
      <w:proofErr w:type="spellStart"/>
      <w:r w:rsidRPr="00D07AE9">
        <w:rPr>
          <w:rFonts w:ascii="Times New Roman" w:eastAsia="Times New Roman" w:hAnsi="Times New Roman" w:cs="Times New Roman"/>
          <w:color w:val="548DD4" w:themeColor="text2" w:themeTint="99"/>
          <w:sz w:val="24"/>
          <w:szCs w:val="24"/>
        </w:rPr>
        <w:t>emphasise</w:t>
      </w:r>
      <w:proofErr w:type="spellEnd"/>
      <w:r w:rsidRPr="00D07AE9">
        <w:rPr>
          <w:rFonts w:ascii="Times New Roman" w:eastAsia="Times New Roman" w:hAnsi="Times New Roman" w:cs="Times New Roman"/>
          <w:color w:val="548DD4" w:themeColor="text2" w:themeTint="99"/>
          <w:sz w:val="24"/>
          <w:szCs w:val="24"/>
        </w:rPr>
        <w:t xml:space="preserve"> to highlight the rarity and effects of their products. For example:</w:t>
      </w:r>
    </w:p>
    <w:p w14:paraId="5B48DD39"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55BC347" w14:textId="77777777" w:rsidR="00D07AE9" w:rsidRPr="00D07AE9" w:rsidRDefault="00D07AE9" w:rsidP="00A90F9D">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lastRenderedPageBreak/>
        <w:t>Alien Cookies is an evenly balanced hybrid (50% sativa/50% indica) strain created through a cross of the popular Alien Dawg X Girl Scout Cookies strains. This bud is incredibly rare to find, but totally worth it every time because of its flawless combination of its parents’ effects. (01240, Pos. 27-30)</w:t>
      </w:r>
    </w:p>
    <w:p w14:paraId="7C5F400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D28201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commentRangeStart w:id="207"/>
      <w:r w:rsidRPr="00D07AE9">
        <w:rPr>
          <w:rFonts w:ascii="Times New Roman" w:eastAsia="Times New Roman" w:hAnsi="Times New Roman" w:cs="Times New Roman"/>
          <w:color w:val="548DD4" w:themeColor="text2" w:themeTint="99"/>
          <w:sz w:val="24"/>
          <w:szCs w:val="24"/>
        </w:rPr>
        <w:t>The effects of different cannabis products on the body reveal several patterns:</w:t>
      </w:r>
    </w:p>
    <w:p w14:paraId="3763DA3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5F3E2715" w14:textId="77777777" w:rsidR="00A90F9D" w:rsidRDefault="00D07AE9" w:rsidP="00D07AE9">
      <w:pPr>
        <w:pStyle w:val="ListParagraph"/>
        <w:numPr>
          <w:ilvl w:val="0"/>
          <w:numId w:val="6"/>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 xml:space="preserve">Social Behavior and Creativity: Individuals who seek these drugs for their psychotropic effects may seek to experience heightened sociability, amplified </w:t>
      </w:r>
      <w:proofErr w:type="spellStart"/>
      <w:r w:rsidRPr="00A90F9D">
        <w:rPr>
          <w:rFonts w:ascii="Times New Roman" w:eastAsia="Times New Roman" w:hAnsi="Times New Roman" w:cs="Times New Roman"/>
          <w:color w:val="548DD4" w:themeColor="text2" w:themeTint="99"/>
          <w:sz w:val="24"/>
          <w:szCs w:val="24"/>
        </w:rPr>
        <w:t>ethusiasm</w:t>
      </w:r>
      <w:proofErr w:type="spellEnd"/>
      <w:r w:rsidRPr="00A90F9D">
        <w:rPr>
          <w:rFonts w:ascii="Times New Roman" w:eastAsia="Times New Roman" w:hAnsi="Times New Roman" w:cs="Times New Roman"/>
          <w:color w:val="548DD4" w:themeColor="text2" w:themeTint="99"/>
          <w:sz w:val="24"/>
          <w:szCs w:val="24"/>
        </w:rPr>
        <w:t xml:space="preserve"> and to facilitate creative endeavors.</w:t>
      </w:r>
    </w:p>
    <w:p w14:paraId="5CE200EB" w14:textId="77777777" w:rsidR="00A90F9D" w:rsidRDefault="00D07AE9" w:rsidP="00D07AE9">
      <w:pPr>
        <w:pStyle w:val="ListParagraph"/>
        <w:numPr>
          <w:ilvl w:val="0"/>
          <w:numId w:val="6"/>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Euphoria and Blissful Sensations: These effects may contribute to a sense of happiness, cheerfulness, and laughter, thereby attracting individuals seeking positive emotional experiences.</w:t>
      </w:r>
    </w:p>
    <w:p w14:paraId="69E1B13E" w14:textId="77777777" w:rsidR="00A90F9D" w:rsidRDefault="00D07AE9" w:rsidP="00D07AE9">
      <w:pPr>
        <w:pStyle w:val="ListParagraph"/>
        <w:numPr>
          <w:ilvl w:val="0"/>
          <w:numId w:val="6"/>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Relaxation: This combination of physical relaxation and elevated mood may be appealing to individuals seeking stress relief, tranquility, and a soothing experience.</w:t>
      </w:r>
    </w:p>
    <w:p w14:paraId="7F2691B4" w14:textId="77777777" w:rsidR="00A90F9D" w:rsidRDefault="00D07AE9" w:rsidP="00D07AE9">
      <w:pPr>
        <w:pStyle w:val="ListParagraph"/>
        <w:numPr>
          <w:ilvl w:val="0"/>
          <w:numId w:val="6"/>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Medicinal Benefits: Individuals may turn to these drugs for potential therapeutic effects.</w:t>
      </w:r>
    </w:p>
    <w:p w14:paraId="6910751D" w14:textId="604CD8D0" w:rsidR="00D07AE9" w:rsidRPr="00A90F9D" w:rsidRDefault="00D07AE9" w:rsidP="00D07AE9">
      <w:pPr>
        <w:pStyle w:val="ListParagraph"/>
        <w:numPr>
          <w:ilvl w:val="0"/>
          <w:numId w:val="6"/>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Sleep and Sedation: Some individuals may seek these drugs to aid with sleep-related issues or relaxation before bedtime.</w:t>
      </w:r>
      <w:commentRangeEnd w:id="207"/>
      <w:r w:rsidR="00A90F9D">
        <w:rPr>
          <w:rStyle w:val="CommentReference"/>
        </w:rPr>
        <w:commentReference w:id="207"/>
      </w:r>
    </w:p>
    <w:p w14:paraId="65052630" w14:textId="77777777" w:rsidR="00A90F9D" w:rsidRDefault="00A90F9D" w:rsidP="00D07AE9">
      <w:pPr>
        <w:spacing w:line="240" w:lineRule="auto"/>
        <w:rPr>
          <w:rFonts w:ascii="Times New Roman" w:eastAsia="Times New Roman" w:hAnsi="Times New Roman" w:cs="Times New Roman"/>
          <w:color w:val="548DD4" w:themeColor="text2" w:themeTint="99"/>
          <w:sz w:val="24"/>
          <w:szCs w:val="24"/>
        </w:rPr>
      </w:pPr>
    </w:p>
    <w:p w14:paraId="3769D6F7" w14:textId="05B0A70C"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Ways to attract purchase or gain trust:</w:t>
      </w:r>
    </w:p>
    <w:p w14:paraId="72689E1D"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40C34A7C" w14:textId="77777777" w:rsidR="00A90F9D" w:rsidRDefault="00D07AE9" w:rsidP="00D07AE9">
      <w:pPr>
        <w:pStyle w:val="ListParagraph"/>
        <w:numPr>
          <w:ilvl w:val="0"/>
          <w:numId w:val="7"/>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Being frankly about the side effects: while dry mouth and dry eyes are often mentioned in the posts, medical adverse reactions are listed.</w:t>
      </w:r>
    </w:p>
    <w:p w14:paraId="4D3AFC58" w14:textId="129D89FC" w:rsidR="00D07AE9" w:rsidRPr="00A90F9D" w:rsidRDefault="00D07AE9" w:rsidP="00D07AE9">
      <w:pPr>
        <w:pStyle w:val="ListParagraph"/>
        <w:numPr>
          <w:ilvl w:val="0"/>
          <w:numId w:val="7"/>
        </w:numPr>
        <w:spacing w:line="240" w:lineRule="auto"/>
        <w:rPr>
          <w:rFonts w:ascii="Times New Roman" w:eastAsia="Times New Roman" w:hAnsi="Times New Roman" w:cs="Times New Roman"/>
          <w:color w:val="548DD4" w:themeColor="text2" w:themeTint="99"/>
          <w:sz w:val="24"/>
          <w:szCs w:val="24"/>
        </w:rPr>
      </w:pPr>
      <w:r w:rsidRPr="00A90F9D">
        <w:rPr>
          <w:rFonts w:ascii="Times New Roman" w:eastAsia="Times New Roman" w:hAnsi="Times New Roman" w:cs="Times New Roman"/>
          <w:color w:val="548DD4" w:themeColor="text2" w:themeTint="99"/>
          <w:sz w:val="24"/>
          <w:szCs w:val="24"/>
        </w:rPr>
        <w:t>The minimal negative side effects: for example, the vendor points out that Amnesia Haze is a sativa strain with minimal negative side effects compared to other sativa strains, as it doesn’t induce dizziness, paranoia, anxiety, or nausea. The main drawback of Amnesia Haze is dry mouth (cotton mouth), which can be alleviated by staying hydrated before, during, and after cannabis consumption. (see 00497, Pos. 92-101)</w:t>
      </w:r>
    </w:p>
    <w:p w14:paraId="6AEFA996"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749D5B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Maurelius’s</w:t>
      </w:r>
      <w:proofErr w:type="spellEnd"/>
      <w:r w:rsidRPr="00D07AE9">
        <w:rPr>
          <w:rFonts w:ascii="Times New Roman" w:eastAsia="Times New Roman" w:hAnsi="Times New Roman" w:cs="Times New Roman"/>
          <w:color w:val="548DD4" w:themeColor="text2" w:themeTint="99"/>
          <w:sz w:val="24"/>
          <w:szCs w:val="24"/>
        </w:rPr>
        <w:t xml:space="preserve"> Refund Policy:</w:t>
      </w:r>
    </w:p>
    <w:p w14:paraId="369932B0"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2E3A55EB" w14:textId="77777777" w:rsidR="00D07AE9" w:rsidRPr="00D07AE9" w:rsidRDefault="00D07AE9" w:rsidP="00A90F9D">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 xml:space="preserve">If your order doesn’t show </w:t>
      </w:r>
      <w:proofErr w:type="gramStart"/>
      <w:r w:rsidRPr="00D07AE9">
        <w:rPr>
          <w:rFonts w:ascii="Times New Roman" w:eastAsia="Times New Roman" w:hAnsi="Times New Roman" w:cs="Times New Roman"/>
          <w:color w:val="548DD4" w:themeColor="text2" w:themeTint="99"/>
          <w:sz w:val="24"/>
          <w:szCs w:val="24"/>
        </w:rPr>
        <w:t>up</w:t>
      </w:r>
      <w:proofErr w:type="gramEnd"/>
      <w:r w:rsidRPr="00D07AE9">
        <w:rPr>
          <w:rFonts w:ascii="Times New Roman" w:eastAsia="Times New Roman" w:hAnsi="Times New Roman" w:cs="Times New Roman"/>
          <w:color w:val="548DD4" w:themeColor="text2" w:themeTint="99"/>
          <w:sz w:val="24"/>
          <w:szCs w:val="24"/>
        </w:rPr>
        <w:t xml:space="preserve"> we can offer you 50% reship or refund of the original order. For years we used to reship 100% of the orders but </w:t>
      </w:r>
      <w:proofErr w:type="gramStart"/>
      <w:r w:rsidRPr="00D07AE9">
        <w:rPr>
          <w:rFonts w:ascii="Times New Roman" w:eastAsia="Times New Roman" w:hAnsi="Times New Roman" w:cs="Times New Roman"/>
          <w:color w:val="548DD4" w:themeColor="text2" w:themeTint="99"/>
          <w:sz w:val="24"/>
          <w:szCs w:val="24"/>
        </w:rPr>
        <w:t>unfortunately</w:t>
      </w:r>
      <w:proofErr w:type="gramEnd"/>
      <w:r w:rsidRPr="00D07AE9">
        <w:rPr>
          <w:rFonts w:ascii="Times New Roman" w:eastAsia="Times New Roman" w:hAnsi="Times New Roman" w:cs="Times New Roman"/>
          <w:color w:val="548DD4" w:themeColor="text2" w:themeTint="99"/>
          <w:sz w:val="24"/>
          <w:szCs w:val="24"/>
        </w:rPr>
        <w:t xml:space="preserve"> we live in a world where people take advantage of you and sometimes our clients lie when it comes to receiving orders. Please understand that we are here for </w:t>
      </w:r>
      <w:proofErr w:type="gramStart"/>
      <w:r w:rsidRPr="00D07AE9">
        <w:rPr>
          <w:rFonts w:ascii="Times New Roman" w:eastAsia="Times New Roman" w:hAnsi="Times New Roman" w:cs="Times New Roman"/>
          <w:color w:val="548DD4" w:themeColor="text2" w:themeTint="99"/>
          <w:sz w:val="24"/>
          <w:szCs w:val="24"/>
        </w:rPr>
        <w:t>money</w:t>
      </w:r>
      <w:proofErr w:type="gramEnd"/>
      <w:r w:rsidRPr="00D07AE9">
        <w:rPr>
          <w:rFonts w:ascii="Times New Roman" w:eastAsia="Times New Roman" w:hAnsi="Times New Roman" w:cs="Times New Roman"/>
          <w:color w:val="548DD4" w:themeColor="text2" w:themeTint="99"/>
          <w:sz w:val="24"/>
          <w:szCs w:val="24"/>
        </w:rPr>
        <w:t xml:space="preserve"> and we feel sorry that </w:t>
      </w:r>
      <w:proofErr w:type="spellStart"/>
      <w:r w:rsidRPr="00D07AE9">
        <w:rPr>
          <w:rFonts w:ascii="Times New Roman" w:eastAsia="Times New Roman" w:hAnsi="Times New Roman" w:cs="Times New Roman"/>
          <w:color w:val="548DD4" w:themeColor="text2" w:themeTint="99"/>
          <w:sz w:val="24"/>
          <w:szCs w:val="24"/>
        </w:rPr>
        <w:t>honnest</w:t>
      </w:r>
      <w:proofErr w:type="spellEnd"/>
      <w:r w:rsidRPr="00D07AE9">
        <w:rPr>
          <w:rFonts w:ascii="Times New Roman" w:eastAsia="Times New Roman" w:hAnsi="Times New Roman" w:cs="Times New Roman"/>
          <w:color w:val="548DD4" w:themeColor="text2" w:themeTint="99"/>
          <w:sz w:val="24"/>
          <w:szCs w:val="24"/>
        </w:rPr>
        <w:t xml:space="preserve"> men/women have to suffer the loss. Besides, you are buying weed, not vegetables. :)”</w:t>
      </w:r>
    </w:p>
    <w:p w14:paraId="0EFED2E5"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0ED4958"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In the refund policy, it was mentioned that 100% of orders would be reshipped in the past, but later it was changed to only providing 50% reshipment or refund. This indicates the dynamics of the market. Customers who receive the items can still lie and claim that they have not received them </w:t>
      </w:r>
      <w:proofErr w:type="gramStart"/>
      <w:r w:rsidRPr="00D07AE9">
        <w:rPr>
          <w:rFonts w:ascii="Times New Roman" w:eastAsia="Times New Roman" w:hAnsi="Times New Roman" w:cs="Times New Roman"/>
          <w:color w:val="548DD4" w:themeColor="text2" w:themeTint="99"/>
          <w:sz w:val="24"/>
          <w:szCs w:val="24"/>
        </w:rPr>
        <w:t>in order to</w:t>
      </w:r>
      <w:proofErr w:type="gramEnd"/>
      <w:r w:rsidRPr="00D07AE9">
        <w:rPr>
          <w:rFonts w:ascii="Times New Roman" w:eastAsia="Times New Roman" w:hAnsi="Times New Roman" w:cs="Times New Roman"/>
          <w:color w:val="548DD4" w:themeColor="text2" w:themeTint="99"/>
          <w:sz w:val="24"/>
          <w:szCs w:val="24"/>
        </w:rPr>
        <w:t xml:space="preserve"> deceive for a refund or reshipment. Sellers are increasingly experiencing such negative experiences, which forces them to adjust their return and exchange policies to ensure overall profitability. </w:t>
      </w:r>
      <w:commentRangeStart w:id="208"/>
      <w:r w:rsidRPr="00D07AE9">
        <w:rPr>
          <w:rFonts w:ascii="Times New Roman" w:eastAsia="Times New Roman" w:hAnsi="Times New Roman" w:cs="Times New Roman"/>
          <w:color w:val="548DD4" w:themeColor="text2" w:themeTint="99"/>
          <w:sz w:val="24"/>
          <w:szCs w:val="24"/>
        </w:rPr>
        <w:t>This return and exchange policy reflects that the trust between sellers and buyers has not been resolved by the escrow method</w:t>
      </w:r>
      <w:commentRangeEnd w:id="208"/>
      <w:r w:rsidR="00A90F9D">
        <w:rPr>
          <w:rStyle w:val="CommentReference"/>
        </w:rPr>
        <w:commentReference w:id="208"/>
      </w:r>
      <w:r w:rsidRPr="00D07AE9">
        <w:rPr>
          <w:rFonts w:ascii="Times New Roman" w:eastAsia="Times New Roman" w:hAnsi="Times New Roman" w:cs="Times New Roman"/>
          <w:color w:val="548DD4" w:themeColor="text2" w:themeTint="99"/>
          <w:sz w:val="24"/>
          <w:szCs w:val="24"/>
        </w:rPr>
        <w:t xml:space="preserve">. The sale of drugs is not regulated or protected by law, and buyers and sellers seek a balance of trust through interaction and </w:t>
      </w:r>
      <w:r w:rsidRPr="00D07AE9">
        <w:rPr>
          <w:rFonts w:ascii="Times New Roman" w:eastAsia="Times New Roman" w:hAnsi="Times New Roman" w:cs="Times New Roman"/>
          <w:color w:val="548DD4" w:themeColor="text2" w:themeTint="99"/>
          <w:sz w:val="24"/>
          <w:szCs w:val="24"/>
        </w:rPr>
        <w:lastRenderedPageBreak/>
        <w:t xml:space="preserve">experience. This is further evidenced by the refund policy provided by </w:t>
      </w:r>
      <w:proofErr w:type="spellStart"/>
      <w:r w:rsidRPr="00D07AE9">
        <w:rPr>
          <w:rFonts w:ascii="Times New Roman" w:eastAsia="Times New Roman" w:hAnsi="Times New Roman" w:cs="Times New Roman"/>
          <w:color w:val="548DD4" w:themeColor="text2" w:themeTint="99"/>
          <w:sz w:val="24"/>
          <w:szCs w:val="24"/>
        </w:rPr>
        <w:t>SocialPharma</w:t>
      </w:r>
      <w:proofErr w:type="spellEnd"/>
      <w:r w:rsidRPr="00D07AE9">
        <w:rPr>
          <w:rFonts w:ascii="Times New Roman" w:eastAsia="Times New Roman" w:hAnsi="Times New Roman" w:cs="Times New Roman"/>
          <w:color w:val="548DD4" w:themeColor="text2" w:themeTint="99"/>
          <w:sz w:val="24"/>
          <w:szCs w:val="24"/>
        </w:rPr>
        <w:t>, which is based on his perception of the buyer’s trustworthiness.</w:t>
      </w:r>
    </w:p>
    <w:p w14:paraId="0A23B0FB"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164931E7"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A90F9D">
        <w:rPr>
          <w:rFonts w:ascii="Times New Roman" w:eastAsia="Times New Roman" w:hAnsi="Times New Roman" w:cs="Times New Roman"/>
          <w:b/>
          <w:bCs/>
          <w:color w:val="548DD4" w:themeColor="text2" w:themeTint="99"/>
          <w:sz w:val="24"/>
          <w:szCs w:val="24"/>
        </w:rPr>
        <w:t>HighClass</w:t>
      </w:r>
      <w:proofErr w:type="spellEnd"/>
      <w:r w:rsidRPr="00D07AE9">
        <w:rPr>
          <w:rFonts w:ascii="Times New Roman" w:eastAsia="Times New Roman" w:hAnsi="Times New Roman" w:cs="Times New Roman"/>
          <w:color w:val="548DD4" w:themeColor="text2" w:themeTint="99"/>
          <w:sz w:val="24"/>
          <w:szCs w:val="24"/>
        </w:rPr>
        <w:t xml:space="preserve"> (00907, </w:t>
      </w:r>
      <w:proofErr w:type="gramStart"/>
      <w:r w:rsidRPr="00D07AE9">
        <w:rPr>
          <w:rFonts w:ascii="Times New Roman" w:eastAsia="Times New Roman" w:hAnsi="Times New Roman" w:cs="Times New Roman"/>
          <w:color w:val="548DD4" w:themeColor="text2" w:themeTint="99"/>
          <w:sz w:val="24"/>
          <w:szCs w:val="24"/>
        </w:rPr>
        <w:t>01163)&lt;</w:t>
      </w:r>
      <w:proofErr w:type="gramEnd"/>
      <w:r w:rsidRPr="00D07AE9">
        <w:rPr>
          <w:rFonts w:ascii="Times New Roman" w:eastAsia="Times New Roman" w:hAnsi="Times New Roman" w:cs="Times New Roman"/>
          <w:color w:val="548DD4" w:themeColor="text2" w:themeTint="99"/>
          <w:sz w:val="24"/>
          <w:szCs w:val="24"/>
        </w:rPr>
        <w:t>Psychedelics » LSD</w:t>
      </w:r>
      <w:r w:rsidRPr="00D07AE9">
        <w:rPr>
          <w:rFonts w:ascii="MS Mincho" w:eastAsia="MS Mincho" w:hAnsi="MS Mincho" w:cs="MS Mincho" w:hint="eastAsia"/>
          <w:color w:val="548DD4" w:themeColor="text2" w:themeTint="99"/>
          <w:sz w:val="24"/>
          <w:szCs w:val="24"/>
        </w:rPr>
        <w:t>，</w:t>
      </w:r>
      <w:proofErr w:type="spellStart"/>
      <w:r w:rsidRPr="00D07AE9">
        <w:rPr>
          <w:rFonts w:ascii="Times New Roman" w:eastAsia="Times New Roman" w:hAnsi="Times New Roman" w:cs="Times New Roman"/>
          <w:color w:val="548DD4" w:themeColor="text2" w:themeTint="99"/>
          <w:sz w:val="24"/>
          <w:szCs w:val="24"/>
        </w:rPr>
        <w:t>Dissociatives</w:t>
      </w:r>
      <w:proofErr w:type="spellEnd"/>
      <w:r w:rsidRPr="00D07AE9">
        <w:rPr>
          <w:rFonts w:ascii="Times New Roman" w:eastAsia="Times New Roman" w:hAnsi="Times New Roman" w:cs="Times New Roman"/>
          <w:color w:val="548DD4" w:themeColor="text2" w:themeTint="99"/>
          <w:sz w:val="24"/>
          <w:szCs w:val="24"/>
        </w:rPr>
        <w:t xml:space="preserve"> » Ketamine &gt;</w:t>
      </w:r>
    </w:p>
    <w:p w14:paraId="110C1E8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gramStart"/>
      <w:r w:rsidRPr="00D07AE9">
        <w:rPr>
          <w:rFonts w:ascii="Times New Roman" w:eastAsia="Times New Roman" w:hAnsi="Times New Roman" w:cs="Times New Roman"/>
          <w:color w:val="548DD4" w:themeColor="text2" w:themeTint="99"/>
          <w:sz w:val="24"/>
          <w:szCs w:val="24"/>
        </w:rPr>
        <w:t>Similar to</w:t>
      </w:r>
      <w:proofErr w:type="gramEnd"/>
      <w:r w:rsidRPr="00D07AE9">
        <w:rPr>
          <w:rFonts w:ascii="Times New Roman" w:eastAsia="Times New Roman" w:hAnsi="Times New Roman" w:cs="Times New Roman"/>
          <w:color w:val="548DD4" w:themeColor="text2" w:themeTint="99"/>
          <w:sz w:val="24"/>
          <w:szCs w:val="24"/>
        </w:rPr>
        <w:t xml:space="preserve"> </w:t>
      </w:r>
      <w:proofErr w:type="spellStart"/>
      <w:r w:rsidRPr="00D07AE9">
        <w:rPr>
          <w:rFonts w:ascii="Times New Roman" w:eastAsia="Times New Roman" w:hAnsi="Times New Roman" w:cs="Times New Roman"/>
          <w:color w:val="548DD4" w:themeColor="text2" w:themeTint="99"/>
          <w:sz w:val="24"/>
          <w:szCs w:val="24"/>
        </w:rPr>
        <w:t>DrugStar</w:t>
      </w:r>
      <w:proofErr w:type="spellEnd"/>
      <w:r w:rsidRPr="00D07AE9">
        <w:rPr>
          <w:rFonts w:ascii="Times New Roman" w:eastAsia="Times New Roman" w:hAnsi="Times New Roman" w:cs="Times New Roman"/>
          <w:color w:val="548DD4" w:themeColor="text2" w:themeTint="99"/>
          <w:sz w:val="24"/>
          <w:szCs w:val="24"/>
        </w:rPr>
        <w:t xml:space="preserve">, </w:t>
      </w:r>
      <w:proofErr w:type="spellStart"/>
      <w:r w:rsidRPr="00D07AE9">
        <w:rPr>
          <w:rFonts w:ascii="Times New Roman" w:eastAsia="Times New Roman" w:hAnsi="Times New Roman" w:cs="Times New Roman"/>
          <w:color w:val="548DD4" w:themeColor="text2" w:themeTint="99"/>
          <w:sz w:val="24"/>
          <w:szCs w:val="24"/>
        </w:rPr>
        <w:t>HighClass’s</w:t>
      </w:r>
      <w:proofErr w:type="spellEnd"/>
      <w:r w:rsidRPr="00D07AE9">
        <w:rPr>
          <w:rFonts w:ascii="Times New Roman" w:eastAsia="Times New Roman" w:hAnsi="Times New Roman" w:cs="Times New Roman"/>
          <w:color w:val="548DD4" w:themeColor="text2" w:themeTint="99"/>
          <w:sz w:val="24"/>
          <w:szCs w:val="24"/>
        </w:rPr>
        <w:t xml:space="preserve"> products are also shipped from the Netherlands to the whole world, but they do not provide a detailed description of their products. Not only do they not offer refunds or reshipments in the case of non-arrival, but they also punish those who give them negative reviews - once a negative review is given, the right to a refund or reshipment is lost. They </w:t>
      </w:r>
      <w:proofErr w:type="gramStart"/>
      <w:r w:rsidRPr="00D07AE9">
        <w:rPr>
          <w:rFonts w:ascii="Times New Roman" w:eastAsia="Times New Roman" w:hAnsi="Times New Roman" w:cs="Times New Roman"/>
          <w:color w:val="548DD4" w:themeColor="text2" w:themeTint="99"/>
          <w:sz w:val="24"/>
          <w:szCs w:val="24"/>
        </w:rPr>
        <w:t>are able to</w:t>
      </w:r>
      <w:proofErr w:type="gramEnd"/>
      <w:r w:rsidRPr="00D07AE9">
        <w:rPr>
          <w:rFonts w:ascii="Times New Roman" w:eastAsia="Times New Roman" w:hAnsi="Times New Roman" w:cs="Times New Roman"/>
          <w:color w:val="548DD4" w:themeColor="text2" w:themeTint="99"/>
          <w:sz w:val="24"/>
          <w:szCs w:val="24"/>
        </w:rPr>
        <w:t xml:space="preserve"> respond to buyers within 24 hours. The following sentences indicate their emphasis on reputation.</w:t>
      </w:r>
    </w:p>
    <w:p w14:paraId="18FC9A1B"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2DB0CEF5" w14:textId="77777777" w:rsidR="00D07AE9" w:rsidRPr="00D07AE9" w:rsidRDefault="00D07AE9" w:rsidP="00A90F9D">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I took years building my reputation, it’s sacred to me. I can’t afford negative reviews, especially on a new marketplace. I hope you understand. (00907, Pos. 62-65)</w:t>
      </w:r>
    </w:p>
    <w:p w14:paraId="73005BFA"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FD570E4"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This announcement also reflects the importance of seizing the initiative in a new market platform. In a market full of instability, whoever has </w:t>
      </w:r>
      <w:proofErr w:type="gramStart"/>
      <w:r w:rsidRPr="00D07AE9">
        <w:rPr>
          <w:rFonts w:ascii="Times New Roman" w:eastAsia="Times New Roman" w:hAnsi="Times New Roman" w:cs="Times New Roman"/>
          <w:color w:val="548DD4" w:themeColor="text2" w:themeTint="99"/>
          <w:sz w:val="24"/>
          <w:szCs w:val="24"/>
        </w:rPr>
        <w:t>a large number of</w:t>
      </w:r>
      <w:proofErr w:type="gramEnd"/>
      <w:r w:rsidRPr="00D07AE9">
        <w:rPr>
          <w:rFonts w:ascii="Times New Roman" w:eastAsia="Times New Roman" w:hAnsi="Times New Roman" w:cs="Times New Roman"/>
          <w:color w:val="548DD4" w:themeColor="text2" w:themeTint="99"/>
          <w:sz w:val="24"/>
          <w:szCs w:val="24"/>
        </w:rPr>
        <w:t xml:space="preserve"> positive reviews first is more likely to form a virtuous cycle. In other words, buyers are unlikely to compare products from multiple sellers, but rather choose to directly purchase from sellers with more positive reviews. For example,</w:t>
      </w:r>
    </w:p>
    <w:p w14:paraId="6A58CA65"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6B59705C" w14:textId="77777777" w:rsidR="00D07AE9" w:rsidRPr="00D07AE9" w:rsidRDefault="00D07AE9" w:rsidP="00A90F9D">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You convinced me to just try this </w:t>
      </w:r>
      <w:proofErr w:type="gramStart"/>
      <w:r w:rsidRPr="00D07AE9">
        <w:rPr>
          <w:rFonts w:ascii="Times New Roman" w:eastAsia="Times New Roman" w:hAnsi="Times New Roman" w:cs="Times New Roman"/>
          <w:color w:val="548DD4" w:themeColor="text2" w:themeTint="99"/>
          <w:sz w:val="24"/>
          <w:szCs w:val="24"/>
        </w:rPr>
        <w:t>cause</w:t>
      </w:r>
      <w:proofErr w:type="gramEnd"/>
      <w:r w:rsidRPr="00D07AE9">
        <w:rPr>
          <w:rFonts w:ascii="Times New Roman" w:eastAsia="Times New Roman" w:hAnsi="Times New Roman" w:cs="Times New Roman"/>
          <w:color w:val="548DD4" w:themeColor="text2" w:themeTint="99"/>
          <w:sz w:val="24"/>
          <w:szCs w:val="24"/>
        </w:rPr>
        <w:t xml:space="preserve"> you have amazing reviews and I’d like the larger quantity size anyways. O (01058, Pos. 106-109).</w:t>
      </w:r>
    </w:p>
    <w:p w14:paraId="61387A4C"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4EB89FA2"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A90F9D">
        <w:rPr>
          <w:rFonts w:ascii="Times New Roman" w:eastAsia="Times New Roman" w:hAnsi="Times New Roman" w:cs="Times New Roman"/>
          <w:b/>
          <w:bCs/>
          <w:color w:val="548DD4" w:themeColor="text2" w:themeTint="99"/>
          <w:sz w:val="24"/>
          <w:szCs w:val="24"/>
        </w:rPr>
        <w:t>ozconnection</w:t>
      </w:r>
      <w:proofErr w:type="spellEnd"/>
      <w:r w:rsidRPr="00D07AE9">
        <w:rPr>
          <w:rFonts w:ascii="Times New Roman" w:eastAsia="Times New Roman" w:hAnsi="Times New Roman" w:cs="Times New Roman"/>
          <w:color w:val="548DD4" w:themeColor="text2" w:themeTint="99"/>
          <w:sz w:val="24"/>
          <w:szCs w:val="24"/>
        </w:rPr>
        <w:t xml:space="preserve"> </w:t>
      </w:r>
      <w:r w:rsidRPr="00D07AE9">
        <w:rPr>
          <w:rFonts w:ascii="MS Mincho" w:eastAsia="MS Mincho" w:hAnsi="MS Mincho" w:cs="MS Mincho"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 xml:space="preserve">Stimulants » Methamphetamine (Meth) </w:t>
      </w:r>
      <w:r w:rsidRPr="00D07AE9">
        <w:rPr>
          <w:rFonts w:ascii="MS Mincho" w:eastAsia="MS Mincho" w:hAnsi="MS Mincho" w:cs="MS Mincho" w:hint="eastAsia"/>
          <w:color w:val="548DD4" w:themeColor="text2" w:themeTint="99"/>
          <w:sz w:val="24"/>
          <w:szCs w:val="24"/>
        </w:rPr>
        <w:t>）</w:t>
      </w:r>
      <w:r w:rsidRPr="00D07AE9">
        <w:rPr>
          <w:rFonts w:ascii="Times New Roman" w:eastAsia="Times New Roman" w:hAnsi="Times New Roman" w:cs="Times New Roman"/>
          <w:color w:val="548DD4" w:themeColor="text2" w:themeTint="99"/>
          <w:sz w:val="24"/>
          <w:szCs w:val="24"/>
        </w:rPr>
        <w:t>&lt;00741&gt;</w:t>
      </w:r>
    </w:p>
    <w:p w14:paraId="1BD0E484" w14:textId="77777777" w:rsidR="00D07AE9" w:rsidRPr="00D07AE9" w:rsidRDefault="00D07AE9" w:rsidP="00F26E34">
      <w:pPr>
        <w:spacing w:line="240" w:lineRule="auto"/>
        <w:ind w:left="851"/>
        <w:rPr>
          <w:rFonts w:ascii="Times New Roman" w:eastAsia="Times New Roman" w:hAnsi="Times New Roman" w:cs="Times New Roman"/>
          <w:color w:val="548DD4" w:themeColor="text2" w:themeTint="99"/>
          <w:sz w:val="24"/>
          <w:szCs w:val="24"/>
        </w:rPr>
      </w:pPr>
      <w:r w:rsidRPr="00D07AE9">
        <w:rPr>
          <w:rFonts w:ascii="Times New Roman" w:eastAsia="Times New Roman" w:hAnsi="Times New Roman" w:cs="Times New Roman"/>
          <w:color w:val="548DD4" w:themeColor="text2" w:themeTint="99"/>
          <w:sz w:val="24"/>
          <w:szCs w:val="24"/>
        </w:rPr>
        <w:t xml:space="preserve">I am one of the very few vendors who have been around since the original Silk Road in 2013. I have been a trusted vendor on every major market since then. I always have the lowest price compared to the competition for each product </w:t>
      </w:r>
      <w:proofErr w:type="spellStart"/>
      <w:r w:rsidRPr="00D07AE9">
        <w:rPr>
          <w:rFonts w:ascii="Times New Roman" w:eastAsia="Times New Roman" w:hAnsi="Times New Roman" w:cs="Times New Roman"/>
          <w:color w:val="548DD4" w:themeColor="text2" w:themeTint="99"/>
          <w:sz w:val="24"/>
          <w:szCs w:val="24"/>
        </w:rPr>
        <w:t>i</w:t>
      </w:r>
      <w:proofErr w:type="spellEnd"/>
      <w:r w:rsidRPr="00D07AE9">
        <w:rPr>
          <w:rFonts w:ascii="Times New Roman" w:eastAsia="Times New Roman" w:hAnsi="Times New Roman" w:cs="Times New Roman"/>
          <w:color w:val="548DD4" w:themeColor="text2" w:themeTint="99"/>
          <w:sz w:val="24"/>
          <w:szCs w:val="24"/>
        </w:rPr>
        <w:t xml:space="preserve"> offer. My quality is consistently high My stock levels are unlimited My feedback is flawless, </w:t>
      </w:r>
      <w:proofErr w:type="gramStart"/>
      <w:r w:rsidRPr="00D07AE9">
        <w:rPr>
          <w:rFonts w:ascii="Times New Roman" w:eastAsia="Times New Roman" w:hAnsi="Times New Roman" w:cs="Times New Roman"/>
          <w:color w:val="548DD4" w:themeColor="text2" w:themeTint="99"/>
          <w:sz w:val="24"/>
          <w:szCs w:val="24"/>
        </w:rPr>
        <w:t>No</w:t>
      </w:r>
      <w:proofErr w:type="gramEnd"/>
      <w:r w:rsidRPr="00D07AE9">
        <w:rPr>
          <w:rFonts w:ascii="Times New Roman" w:eastAsia="Times New Roman" w:hAnsi="Times New Roman" w:cs="Times New Roman"/>
          <w:color w:val="548DD4" w:themeColor="text2" w:themeTint="99"/>
          <w:sz w:val="24"/>
          <w:szCs w:val="24"/>
        </w:rPr>
        <w:t xml:space="preserve"> exit scamming or Rip Off accusations ever My shipping is always on time My stealth works Customer service is a priority and </w:t>
      </w:r>
      <w:proofErr w:type="spellStart"/>
      <w:r w:rsidRPr="00D07AE9">
        <w:rPr>
          <w:rFonts w:ascii="Times New Roman" w:eastAsia="Times New Roman" w:hAnsi="Times New Roman" w:cs="Times New Roman"/>
          <w:color w:val="548DD4" w:themeColor="text2" w:themeTint="99"/>
          <w:sz w:val="24"/>
          <w:szCs w:val="24"/>
        </w:rPr>
        <w:t>i</w:t>
      </w:r>
      <w:proofErr w:type="spellEnd"/>
      <w:r w:rsidRPr="00D07AE9">
        <w:rPr>
          <w:rFonts w:ascii="Times New Roman" w:eastAsia="Times New Roman" w:hAnsi="Times New Roman" w:cs="Times New Roman"/>
          <w:color w:val="548DD4" w:themeColor="text2" w:themeTint="99"/>
          <w:sz w:val="24"/>
          <w:szCs w:val="24"/>
        </w:rPr>
        <w:t xml:space="preserve"> will answer every message (00741, Pos. 21-31)</w:t>
      </w:r>
    </w:p>
    <w:p w14:paraId="37DB6D8D" w14:textId="77777777"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
    <w:p w14:paraId="0A078500" w14:textId="78068CA4" w:rsidR="00D07AE9" w:rsidRPr="00D07AE9" w:rsidRDefault="00D07AE9" w:rsidP="00D07AE9">
      <w:pPr>
        <w:spacing w:line="240" w:lineRule="auto"/>
        <w:rPr>
          <w:rFonts w:ascii="Times New Roman" w:eastAsia="Times New Roman" w:hAnsi="Times New Roman" w:cs="Times New Roman"/>
          <w:color w:val="548DD4" w:themeColor="text2" w:themeTint="99"/>
          <w:sz w:val="24"/>
          <w:szCs w:val="24"/>
        </w:rPr>
      </w:pPr>
      <w:proofErr w:type="spellStart"/>
      <w:r w:rsidRPr="00D07AE9">
        <w:rPr>
          <w:rFonts w:ascii="Times New Roman" w:eastAsia="Times New Roman" w:hAnsi="Times New Roman" w:cs="Times New Roman"/>
          <w:color w:val="548DD4" w:themeColor="text2" w:themeTint="99"/>
          <w:sz w:val="24"/>
          <w:szCs w:val="24"/>
        </w:rPr>
        <w:t>ozconnection</w:t>
      </w:r>
      <w:proofErr w:type="spellEnd"/>
      <w:r w:rsidRPr="00D07AE9">
        <w:rPr>
          <w:rFonts w:ascii="Times New Roman" w:eastAsia="Times New Roman" w:hAnsi="Times New Roman" w:cs="Times New Roman"/>
          <w:color w:val="548DD4" w:themeColor="text2" w:themeTint="99"/>
          <w:sz w:val="24"/>
          <w:szCs w:val="24"/>
        </w:rPr>
        <w:t xml:space="preserve"> does not provide any content related to the product, but instead use self-introduction to enhance their credibility and sales. Firstly, they </w:t>
      </w:r>
      <w:proofErr w:type="spellStart"/>
      <w:r w:rsidRPr="00D07AE9">
        <w:rPr>
          <w:rFonts w:ascii="Times New Roman" w:eastAsia="Times New Roman" w:hAnsi="Times New Roman" w:cs="Times New Roman"/>
          <w:color w:val="548DD4" w:themeColor="text2" w:themeTint="99"/>
          <w:sz w:val="24"/>
          <w:szCs w:val="24"/>
        </w:rPr>
        <w:t>emphasise</w:t>
      </w:r>
      <w:proofErr w:type="spellEnd"/>
      <w:r w:rsidRPr="00D07AE9">
        <w:rPr>
          <w:rFonts w:ascii="Times New Roman" w:eastAsia="Times New Roman" w:hAnsi="Times New Roman" w:cs="Times New Roman"/>
          <w:color w:val="548DD4" w:themeColor="text2" w:themeTint="99"/>
          <w:sz w:val="24"/>
          <w:szCs w:val="24"/>
        </w:rPr>
        <w:t xml:space="preserve"> their history and extensive experience. They </w:t>
      </w:r>
      <w:proofErr w:type="spellStart"/>
      <w:r w:rsidRPr="00D07AE9">
        <w:rPr>
          <w:rFonts w:ascii="Times New Roman" w:eastAsia="Times New Roman" w:hAnsi="Times New Roman" w:cs="Times New Roman"/>
          <w:color w:val="548DD4" w:themeColor="text2" w:themeTint="99"/>
          <w:sz w:val="24"/>
          <w:szCs w:val="24"/>
        </w:rPr>
        <w:t>claime</w:t>
      </w:r>
      <w:proofErr w:type="spellEnd"/>
      <w:r w:rsidRPr="00D07AE9">
        <w:rPr>
          <w:rFonts w:ascii="Times New Roman" w:eastAsia="Times New Roman" w:hAnsi="Times New Roman" w:cs="Times New Roman"/>
          <w:color w:val="548DD4" w:themeColor="text2" w:themeTint="99"/>
          <w:sz w:val="24"/>
          <w:szCs w:val="24"/>
        </w:rPr>
        <w:t xml:space="preserve"> to have survived even after the closure of Silk Road, which was once the largest illegal goods trading platform in the world. At the same time, they assert that they have advantages over their competitors in terms of price, quality, inventory, feedback, integrity, shipping, anonymity, and customer service, without any drawbacks or risks. Finally, his refund policy is “case by case (00741, Pos. 33-34)”.</w:t>
      </w:r>
    </w:p>
    <w:p w14:paraId="7A86010E" w14:textId="77777777" w:rsidR="00D07AE9" w:rsidRPr="00F26E34" w:rsidRDefault="00D07AE9" w:rsidP="00256DC8">
      <w:pPr>
        <w:spacing w:line="240" w:lineRule="auto"/>
        <w:rPr>
          <w:rFonts w:ascii="Times New Roman" w:eastAsia="Times New Roman" w:hAnsi="Times New Roman" w:cs="Times New Roman"/>
          <w:color w:val="548DD4" w:themeColor="text2" w:themeTint="99"/>
          <w:sz w:val="24"/>
          <w:szCs w:val="24"/>
        </w:rPr>
      </w:pPr>
    </w:p>
    <w:p w14:paraId="24091736" w14:textId="77777777" w:rsidR="00F26E34" w:rsidRPr="00F26E34" w:rsidRDefault="00F26E34" w:rsidP="00F26E34">
      <w:pPr>
        <w:spacing w:line="240" w:lineRule="auto"/>
        <w:rPr>
          <w:rFonts w:ascii="Times New Roman" w:eastAsia="Times New Roman" w:hAnsi="Times New Roman" w:cs="Times New Roman"/>
          <w:b/>
          <w:bCs/>
          <w:color w:val="548DD4" w:themeColor="text2" w:themeTint="99"/>
          <w:sz w:val="24"/>
          <w:szCs w:val="24"/>
        </w:rPr>
      </w:pPr>
      <w:commentRangeStart w:id="209"/>
      <w:r w:rsidRPr="00F26E34">
        <w:rPr>
          <w:rFonts w:ascii="Times New Roman" w:eastAsia="Times New Roman" w:hAnsi="Times New Roman" w:cs="Times New Roman"/>
          <w:b/>
          <w:bCs/>
          <w:color w:val="548DD4" w:themeColor="text2" w:themeTint="99"/>
          <w:sz w:val="24"/>
          <w:szCs w:val="24"/>
        </w:rPr>
        <w:t xml:space="preserve">Route </w:t>
      </w:r>
      <w:proofErr w:type="spellStart"/>
      <w:r w:rsidRPr="00F26E34">
        <w:rPr>
          <w:rFonts w:ascii="Times New Roman" w:eastAsia="Times New Roman" w:hAnsi="Times New Roman" w:cs="Times New Roman"/>
          <w:b/>
          <w:bCs/>
          <w:color w:val="548DD4" w:themeColor="text2" w:themeTint="99"/>
          <w:sz w:val="24"/>
          <w:szCs w:val="24"/>
        </w:rPr>
        <w:t>Visualisation</w:t>
      </w:r>
      <w:proofErr w:type="spellEnd"/>
      <w:r w:rsidRPr="00F26E34">
        <w:rPr>
          <w:rFonts w:ascii="Times New Roman" w:eastAsia="Times New Roman" w:hAnsi="Times New Roman" w:cs="Times New Roman"/>
          <w:b/>
          <w:bCs/>
          <w:color w:val="548DD4" w:themeColor="text2" w:themeTint="99"/>
          <w:sz w:val="24"/>
          <w:szCs w:val="24"/>
        </w:rPr>
        <w:t xml:space="preserve"> on a map</w:t>
      </w:r>
      <w:commentRangeEnd w:id="209"/>
      <w:r>
        <w:rPr>
          <w:rStyle w:val="CommentReference"/>
        </w:rPr>
        <w:commentReference w:id="209"/>
      </w:r>
    </w:p>
    <w:p w14:paraId="680EB4A9" w14:textId="77777777" w:rsidR="00F26E34" w:rsidRPr="00F26E34" w:rsidRDefault="00F26E34" w:rsidP="00F26E34">
      <w:pPr>
        <w:spacing w:line="240" w:lineRule="auto"/>
        <w:rPr>
          <w:rFonts w:ascii="Times New Roman" w:eastAsia="Times New Roman" w:hAnsi="Times New Roman" w:cs="Times New Roman"/>
          <w:color w:val="548DD4" w:themeColor="text2" w:themeTint="99"/>
          <w:sz w:val="24"/>
          <w:szCs w:val="24"/>
        </w:rPr>
      </w:pPr>
    </w:p>
    <w:p w14:paraId="0FA7F656" w14:textId="339EA438" w:rsidR="00D07AE9" w:rsidRDefault="00F26E34" w:rsidP="00F26E34">
      <w:pPr>
        <w:spacing w:line="240" w:lineRule="auto"/>
        <w:rPr>
          <w:rFonts w:ascii="Times New Roman" w:eastAsia="Times New Roman" w:hAnsi="Times New Roman" w:cs="Times New Roman"/>
          <w:color w:val="548DD4" w:themeColor="text2" w:themeTint="99"/>
          <w:sz w:val="24"/>
          <w:szCs w:val="24"/>
        </w:rPr>
      </w:pPr>
      <w:r w:rsidRPr="00F26E34">
        <w:rPr>
          <w:rFonts w:ascii="Times New Roman" w:eastAsia="Times New Roman" w:hAnsi="Times New Roman" w:cs="Times New Roman"/>
          <w:color w:val="548DD4" w:themeColor="text2" w:themeTint="99"/>
          <w:sz w:val="24"/>
          <w:szCs w:val="24"/>
        </w:rPr>
        <w:t xml:space="preserve">I used Cannabis as an example. It doesn’t work well as NA, Unknown Location (I replaced it with NA), European Union, and </w:t>
      </w:r>
      <w:proofErr w:type="gramStart"/>
      <w:r w:rsidRPr="00F26E34">
        <w:rPr>
          <w:rFonts w:ascii="Times New Roman" w:eastAsia="Times New Roman" w:hAnsi="Times New Roman" w:cs="Times New Roman"/>
          <w:color w:val="548DD4" w:themeColor="text2" w:themeTint="99"/>
          <w:sz w:val="24"/>
          <w:szCs w:val="24"/>
        </w:rPr>
        <w:t>World Wide</w:t>
      </w:r>
      <w:proofErr w:type="gramEnd"/>
      <w:r w:rsidRPr="00F26E34">
        <w:rPr>
          <w:rFonts w:ascii="Times New Roman" w:eastAsia="Times New Roman" w:hAnsi="Times New Roman" w:cs="Times New Roman"/>
          <w:color w:val="548DD4" w:themeColor="text2" w:themeTint="99"/>
          <w:sz w:val="24"/>
          <w:szCs w:val="24"/>
        </w:rPr>
        <w:t xml:space="preserve"> cannot be shown on the map because they don’t have coordinates (latitude and longitude) information. Please see the warning below. If I remove them, then in most cases, the drugs are shipped domestically, which is not useful to show them on </w:t>
      </w:r>
      <w:r w:rsidRPr="00F26E34">
        <w:rPr>
          <w:rFonts w:ascii="Times New Roman" w:eastAsia="Times New Roman" w:hAnsi="Times New Roman" w:cs="Times New Roman"/>
          <w:color w:val="548DD4" w:themeColor="text2" w:themeTint="99"/>
          <w:sz w:val="24"/>
          <w:szCs w:val="24"/>
        </w:rPr>
        <w:lastRenderedPageBreak/>
        <w:t xml:space="preserve">the map. Therefore, I used Sankey Diagram to do the data </w:t>
      </w:r>
      <w:proofErr w:type="spellStart"/>
      <w:r w:rsidRPr="00F26E34">
        <w:rPr>
          <w:rFonts w:ascii="Times New Roman" w:eastAsia="Times New Roman" w:hAnsi="Times New Roman" w:cs="Times New Roman"/>
          <w:color w:val="548DD4" w:themeColor="text2" w:themeTint="99"/>
          <w:sz w:val="24"/>
          <w:szCs w:val="24"/>
        </w:rPr>
        <w:t>visualisation</w:t>
      </w:r>
      <w:proofErr w:type="spellEnd"/>
      <w:r w:rsidRPr="00F26E34">
        <w:rPr>
          <w:rFonts w:ascii="Times New Roman" w:eastAsia="Times New Roman" w:hAnsi="Times New Roman" w:cs="Times New Roman"/>
          <w:color w:val="548DD4" w:themeColor="text2" w:themeTint="99"/>
          <w:sz w:val="24"/>
          <w:szCs w:val="24"/>
        </w:rPr>
        <w:t xml:space="preserve"> without putting them on the map.</w:t>
      </w:r>
    </w:p>
    <w:p w14:paraId="39105CDF" w14:textId="6EE2BD29" w:rsidR="00F26E34" w:rsidRPr="00F26E34" w:rsidRDefault="00F26E34" w:rsidP="00F26E34">
      <w:pPr>
        <w:spacing w:line="240" w:lineRule="auto"/>
        <w:rPr>
          <w:rFonts w:ascii="Times New Roman" w:eastAsia="Times New Roman" w:hAnsi="Times New Roman" w:cs="Times New Roman"/>
          <w:color w:val="548DD4" w:themeColor="text2" w:themeTint="99"/>
          <w:sz w:val="24"/>
          <w:szCs w:val="24"/>
        </w:rPr>
      </w:pPr>
      <w:r w:rsidRPr="00F26E34">
        <w:rPr>
          <w:rFonts w:ascii="Times New Roman" w:eastAsia="Times New Roman" w:hAnsi="Times New Roman" w:cs="Times New Roman"/>
          <w:color w:val="548DD4" w:themeColor="text2" w:themeTint="99"/>
          <w:sz w:val="24"/>
          <w:szCs w:val="24"/>
        </w:rPr>
        <w:t xml:space="preserve">Warning: Some values were not matched unambiguously: European Union, </w:t>
      </w:r>
      <w:proofErr w:type="gramStart"/>
      <w:r w:rsidRPr="00F26E34">
        <w:rPr>
          <w:rFonts w:ascii="Times New Roman" w:eastAsia="Times New Roman" w:hAnsi="Times New Roman" w:cs="Times New Roman"/>
          <w:color w:val="548DD4" w:themeColor="text2" w:themeTint="99"/>
          <w:sz w:val="24"/>
          <w:szCs w:val="24"/>
        </w:rPr>
        <w:t>World Wide</w:t>
      </w:r>
      <w:proofErr w:type="gramEnd"/>
    </w:p>
    <w:p w14:paraId="26A2EB76" w14:textId="77777777" w:rsidR="00F26E34" w:rsidRDefault="00F26E34" w:rsidP="00256DC8">
      <w:pPr>
        <w:spacing w:line="240" w:lineRule="auto"/>
        <w:rPr>
          <w:rFonts w:ascii="Times New Roman" w:eastAsia="Times New Roman" w:hAnsi="Times New Roman" w:cs="Times New Roman"/>
          <w:sz w:val="24"/>
          <w:szCs w:val="24"/>
        </w:rPr>
      </w:pPr>
    </w:p>
    <w:p w14:paraId="6DE342FE" w14:textId="41072FCE" w:rsidR="00F26E34" w:rsidRDefault="00F26E34" w:rsidP="00256DC8">
      <w:pPr>
        <w:spacing w:line="240" w:lineRule="auto"/>
        <w:rPr>
          <w:rFonts w:ascii="Times New Roman" w:eastAsia="Times New Roman" w:hAnsi="Times New Roman" w:cs="Times New Roman"/>
          <w:sz w:val="24"/>
          <w:szCs w:val="24"/>
        </w:rPr>
      </w:pPr>
      <w:r w:rsidRPr="00F26E34">
        <w:rPr>
          <w:rFonts w:ascii="Times New Roman" w:eastAsia="Times New Roman" w:hAnsi="Times New Roman" w:cs="Times New Roman"/>
          <w:noProof/>
          <w:sz w:val="24"/>
          <w:szCs w:val="24"/>
        </w:rPr>
        <w:drawing>
          <wp:inline distT="0" distB="0" distL="0" distR="0" wp14:anchorId="4BC1C694" wp14:editId="63EC0650">
            <wp:extent cx="4801016" cy="2991109"/>
            <wp:effectExtent l="0" t="0" r="0" b="0"/>
            <wp:docPr id="850502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02258" name=""/>
                    <pic:cNvPicPr/>
                  </pic:nvPicPr>
                  <pic:blipFill>
                    <a:blip r:embed="rId37"/>
                    <a:stretch>
                      <a:fillRect/>
                    </a:stretch>
                  </pic:blipFill>
                  <pic:spPr>
                    <a:xfrm>
                      <a:off x="0" y="0"/>
                      <a:ext cx="4801016" cy="2991109"/>
                    </a:xfrm>
                    <a:prstGeom prst="rect">
                      <a:avLst/>
                    </a:prstGeom>
                  </pic:spPr>
                </pic:pic>
              </a:graphicData>
            </a:graphic>
          </wp:inline>
        </w:drawing>
      </w:r>
    </w:p>
    <w:p w14:paraId="607F8AF4" w14:textId="1004AEED" w:rsidR="00D07AE9" w:rsidRPr="00F26E34" w:rsidRDefault="00F26E34" w:rsidP="00256DC8">
      <w:pPr>
        <w:spacing w:line="240" w:lineRule="auto"/>
        <w:rPr>
          <w:rFonts w:ascii="Times New Roman" w:eastAsia="Times New Roman" w:hAnsi="Times New Roman" w:cs="Times New Roman"/>
          <w:b/>
          <w:bCs/>
          <w:color w:val="548DD4" w:themeColor="text2" w:themeTint="99"/>
          <w:sz w:val="24"/>
          <w:szCs w:val="24"/>
        </w:rPr>
      </w:pPr>
      <w:r w:rsidRPr="00F26E34">
        <w:rPr>
          <w:rFonts w:ascii="Times New Roman" w:eastAsia="Times New Roman" w:hAnsi="Times New Roman" w:cs="Times New Roman"/>
          <w:b/>
          <w:bCs/>
          <w:color w:val="548DD4" w:themeColor="text2" w:themeTint="99"/>
          <w:sz w:val="24"/>
          <w:szCs w:val="24"/>
        </w:rPr>
        <w:t>Sankey Diagram: Routes for Cannabis (interactive)</w:t>
      </w:r>
    </w:p>
    <w:p w14:paraId="53671031" w14:textId="77777777" w:rsidR="00F26E34" w:rsidRDefault="00F26E34" w:rsidP="00256DC8">
      <w:pPr>
        <w:spacing w:line="240" w:lineRule="auto"/>
        <w:rPr>
          <w:rFonts w:ascii="Times New Roman" w:eastAsia="Times New Roman" w:hAnsi="Times New Roman" w:cs="Times New Roman"/>
          <w:sz w:val="24"/>
          <w:szCs w:val="24"/>
        </w:rPr>
      </w:pPr>
    </w:p>
    <w:p w14:paraId="72C4CA86" w14:textId="2090BD1F" w:rsidR="00F26E34" w:rsidRDefault="00F26E34" w:rsidP="00256DC8">
      <w:pPr>
        <w:spacing w:line="240" w:lineRule="auto"/>
        <w:rPr>
          <w:rFonts w:ascii="Times New Roman" w:eastAsia="Times New Roman" w:hAnsi="Times New Roman" w:cs="Times New Roman"/>
          <w:sz w:val="24"/>
          <w:szCs w:val="24"/>
        </w:rPr>
      </w:pPr>
      <w:r w:rsidRPr="00F26E34">
        <w:rPr>
          <w:rFonts w:ascii="Times New Roman" w:eastAsia="Times New Roman" w:hAnsi="Times New Roman" w:cs="Times New Roman"/>
          <w:noProof/>
          <w:sz w:val="24"/>
          <w:szCs w:val="24"/>
        </w:rPr>
        <w:drawing>
          <wp:inline distT="0" distB="0" distL="0" distR="0" wp14:anchorId="6BB415E4" wp14:editId="76B8BE8A">
            <wp:extent cx="4869602" cy="3193057"/>
            <wp:effectExtent l="0" t="0" r="7620" b="7620"/>
            <wp:docPr id="19329280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8000" name=""/>
                    <pic:cNvPicPr/>
                  </pic:nvPicPr>
                  <pic:blipFill>
                    <a:blip r:embed="rId38"/>
                    <a:stretch>
                      <a:fillRect/>
                    </a:stretch>
                  </pic:blipFill>
                  <pic:spPr>
                    <a:xfrm>
                      <a:off x="0" y="0"/>
                      <a:ext cx="4869602" cy="3193057"/>
                    </a:xfrm>
                    <a:prstGeom prst="rect">
                      <a:avLst/>
                    </a:prstGeom>
                  </pic:spPr>
                </pic:pic>
              </a:graphicData>
            </a:graphic>
          </wp:inline>
        </w:drawing>
      </w:r>
    </w:p>
    <w:p w14:paraId="7A0656E6" w14:textId="77777777" w:rsidR="00F26E34" w:rsidRDefault="00F26E34" w:rsidP="00256DC8">
      <w:pPr>
        <w:spacing w:line="240" w:lineRule="auto"/>
        <w:rPr>
          <w:rFonts w:ascii="Times New Roman" w:eastAsia="Times New Roman" w:hAnsi="Times New Roman" w:cs="Times New Roman"/>
          <w:sz w:val="24"/>
          <w:szCs w:val="24"/>
        </w:rPr>
      </w:pPr>
    </w:p>
    <w:p w14:paraId="00F8AF4A" w14:textId="09049E87" w:rsidR="00F26E34" w:rsidRDefault="00F26E34" w:rsidP="00DF50FE">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 xml:space="preserve">Again, I used Cannabis as an example. If you hover your mouse over the gray band, you can see the frequency of appearances of this transportation route in all drug-related advertisements. The wider the gray band, the more frequent the occurrence of this route. You can also move the blocks around if the words overlap. We can substitute Cannabis with other types of drugs and </w:t>
      </w:r>
      <w:r w:rsidRPr="00F26E34">
        <w:rPr>
          <w:rFonts w:ascii="Times New Roman" w:eastAsia="Times New Roman" w:hAnsi="Times New Roman" w:cs="Times New Roman"/>
          <w:iCs/>
          <w:color w:val="548DD4" w:themeColor="text2" w:themeTint="99"/>
          <w:sz w:val="24"/>
          <w:szCs w:val="24"/>
        </w:rPr>
        <w:lastRenderedPageBreak/>
        <w:t xml:space="preserve">compare the differences. However, due to space limitations, we may not be able to include all the necessary diagrams in our publication. So, the following way of data </w:t>
      </w:r>
      <w:proofErr w:type="spellStart"/>
      <w:r w:rsidRPr="00F26E34">
        <w:rPr>
          <w:rFonts w:ascii="Times New Roman" w:eastAsia="Times New Roman" w:hAnsi="Times New Roman" w:cs="Times New Roman"/>
          <w:iCs/>
          <w:color w:val="548DD4" w:themeColor="text2" w:themeTint="99"/>
          <w:sz w:val="24"/>
          <w:szCs w:val="24"/>
        </w:rPr>
        <w:t>visualisation</w:t>
      </w:r>
      <w:proofErr w:type="spellEnd"/>
      <w:r w:rsidRPr="00F26E34">
        <w:rPr>
          <w:rFonts w:ascii="Times New Roman" w:eastAsia="Times New Roman" w:hAnsi="Times New Roman" w:cs="Times New Roman"/>
          <w:iCs/>
          <w:color w:val="548DD4" w:themeColor="text2" w:themeTint="99"/>
          <w:sz w:val="24"/>
          <w:szCs w:val="24"/>
        </w:rPr>
        <w:t xml:space="preserve"> might be more helpful.</w:t>
      </w:r>
    </w:p>
    <w:p w14:paraId="6E025AD6" w14:textId="77777777" w:rsidR="00F26E34" w:rsidRDefault="00F26E34" w:rsidP="00DF50FE">
      <w:pPr>
        <w:spacing w:line="240" w:lineRule="auto"/>
        <w:rPr>
          <w:rFonts w:ascii="Times New Roman" w:eastAsia="Times New Roman" w:hAnsi="Times New Roman" w:cs="Times New Roman"/>
          <w:iCs/>
          <w:color w:val="548DD4" w:themeColor="text2" w:themeTint="99"/>
          <w:sz w:val="24"/>
          <w:szCs w:val="24"/>
        </w:rPr>
      </w:pPr>
    </w:p>
    <w:p w14:paraId="68735C3C" w14:textId="4B71058E" w:rsidR="00F26E34" w:rsidRPr="00F26E34" w:rsidRDefault="00F26E34" w:rsidP="00DF50FE">
      <w:pPr>
        <w:spacing w:line="240" w:lineRule="auto"/>
        <w:rPr>
          <w:rFonts w:ascii="Times New Roman" w:eastAsia="Times New Roman" w:hAnsi="Times New Roman" w:cs="Times New Roman"/>
          <w:b/>
          <w:bCs/>
          <w:iCs/>
          <w:color w:val="548DD4" w:themeColor="text2" w:themeTint="99"/>
          <w:sz w:val="24"/>
          <w:szCs w:val="24"/>
        </w:rPr>
      </w:pPr>
      <w:r w:rsidRPr="00F26E34">
        <w:rPr>
          <w:rFonts w:ascii="Times New Roman" w:eastAsia="Times New Roman" w:hAnsi="Times New Roman" w:cs="Times New Roman"/>
          <w:b/>
          <w:bCs/>
          <w:iCs/>
          <w:color w:val="548DD4" w:themeColor="text2" w:themeTint="99"/>
          <w:sz w:val="24"/>
          <w:szCs w:val="24"/>
        </w:rPr>
        <w:t xml:space="preserve">Top 5 routes for each type of drug based on the number of </w:t>
      </w:r>
      <w:proofErr w:type="gramStart"/>
      <w:r w:rsidRPr="00F26E34">
        <w:rPr>
          <w:rFonts w:ascii="Times New Roman" w:eastAsia="Times New Roman" w:hAnsi="Times New Roman" w:cs="Times New Roman"/>
          <w:b/>
          <w:bCs/>
          <w:iCs/>
          <w:color w:val="548DD4" w:themeColor="text2" w:themeTint="99"/>
          <w:sz w:val="24"/>
          <w:szCs w:val="24"/>
        </w:rPr>
        <w:t>advertisements</w:t>
      </w:r>
      <w:proofErr w:type="gramEnd"/>
    </w:p>
    <w:p w14:paraId="51485A8E" w14:textId="19097B5A" w:rsidR="00F26E34" w:rsidRPr="00F26E34" w:rsidRDefault="00F26E34" w:rsidP="00DF50FE">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noProof/>
          <w:color w:val="548DD4" w:themeColor="text2" w:themeTint="99"/>
          <w:sz w:val="24"/>
          <w:szCs w:val="24"/>
        </w:rPr>
        <w:drawing>
          <wp:inline distT="0" distB="0" distL="0" distR="0" wp14:anchorId="1BCDFD72" wp14:editId="4880B869">
            <wp:extent cx="4720999" cy="3330229"/>
            <wp:effectExtent l="0" t="0" r="3810" b="3810"/>
            <wp:docPr id="18845944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4448" name=""/>
                    <pic:cNvPicPr/>
                  </pic:nvPicPr>
                  <pic:blipFill>
                    <a:blip r:embed="rId39"/>
                    <a:stretch>
                      <a:fillRect/>
                    </a:stretch>
                  </pic:blipFill>
                  <pic:spPr>
                    <a:xfrm>
                      <a:off x="0" y="0"/>
                      <a:ext cx="4720999" cy="3330229"/>
                    </a:xfrm>
                    <a:prstGeom prst="rect">
                      <a:avLst/>
                    </a:prstGeom>
                  </pic:spPr>
                </pic:pic>
              </a:graphicData>
            </a:graphic>
          </wp:inline>
        </w:drawing>
      </w:r>
    </w:p>
    <w:p w14:paraId="68B67E04" w14:textId="77777777" w:rsidR="00F26E34" w:rsidRDefault="00F26E34" w:rsidP="00DF50FE">
      <w:pPr>
        <w:spacing w:line="240" w:lineRule="auto"/>
        <w:rPr>
          <w:rFonts w:ascii="Times New Roman" w:eastAsia="Times New Roman" w:hAnsi="Times New Roman" w:cs="Times New Roman"/>
          <w:i/>
          <w:color w:val="00B050"/>
          <w:sz w:val="24"/>
          <w:szCs w:val="24"/>
        </w:rPr>
      </w:pPr>
    </w:p>
    <w:p w14:paraId="5DCBA403"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This diagram presents observations regarding the sending and destination locations for various drug types. The findings are as follows:</w:t>
      </w:r>
    </w:p>
    <w:p w14:paraId="685FF096"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439DA11B"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 xml:space="preserve">Benzodiazepines (Benzos): This drug type is primarily dispatched from the United States and the United Kingdom. </w:t>
      </w:r>
      <w:proofErr w:type="gramStart"/>
      <w:r w:rsidRPr="00F26E34">
        <w:rPr>
          <w:rFonts w:ascii="Times New Roman" w:eastAsia="Times New Roman" w:hAnsi="Times New Roman" w:cs="Times New Roman"/>
          <w:iCs/>
          <w:color w:val="548DD4" w:themeColor="text2" w:themeTint="99"/>
          <w:sz w:val="24"/>
          <w:szCs w:val="24"/>
        </w:rPr>
        <w:t>The majority of</w:t>
      </w:r>
      <w:proofErr w:type="gramEnd"/>
      <w:r w:rsidRPr="00F26E34">
        <w:rPr>
          <w:rFonts w:ascii="Times New Roman" w:eastAsia="Times New Roman" w:hAnsi="Times New Roman" w:cs="Times New Roman"/>
          <w:iCs/>
          <w:color w:val="548DD4" w:themeColor="text2" w:themeTint="99"/>
          <w:sz w:val="24"/>
          <w:szCs w:val="24"/>
        </w:rPr>
        <w:t xml:space="preserve"> shipments remain within their respective regions, while others are distributed globally.</w:t>
      </w:r>
    </w:p>
    <w:p w14:paraId="113A50E5"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053E0AA1"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Cannabis: Cannabis is predominantly sent from the United Kingdom, the United States, and Spain. Within the United Kingdom, there is significant domestic circulation, whereas the United States mainly receives shipments for its own region.</w:t>
      </w:r>
    </w:p>
    <w:p w14:paraId="382A8720"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528E98C9"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roofErr w:type="spellStart"/>
      <w:r w:rsidRPr="00F26E34">
        <w:rPr>
          <w:rFonts w:ascii="Times New Roman" w:eastAsia="Times New Roman" w:hAnsi="Times New Roman" w:cs="Times New Roman"/>
          <w:iCs/>
          <w:color w:val="548DD4" w:themeColor="text2" w:themeTint="99"/>
          <w:sz w:val="24"/>
          <w:szCs w:val="24"/>
        </w:rPr>
        <w:t>Dissociatives</w:t>
      </w:r>
      <w:proofErr w:type="spellEnd"/>
      <w:r w:rsidRPr="00F26E34">
        <w:rPr>
          <w:rFonts w:ascii="Times New Roman" w:eastAsia="Times New Roman" w:hAnsi="Times New Roman" w:cs="Times New Roman"/>
          <w:iCs/>
          <w:color w:val="548DD4" w:themeColor="text2" w:themeTint="99"/>
          <w:sz w:val="24"/>
          <w:szCs w:val="24"/>
        </w:rPr>
        <w:t xml:space="preserve"> and Opioids: These two drug types are mainly dispatched from the United Kingdom, Netherlands, and the United States. They are distributed worldwide, although a portion is also sent to the sender’s own region, either the United Kingdom or the United States.</w:t>
      </w:r>
    </w:p>
    <w:p w14:paraId="43883FC5"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5D033FDB"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Ecstasy: Ecstasy is shipped worldwide, with the Netherlands serving as the primary sending location. The circulation volumes in the United Kingdom and the United States are relatively smaller.</w:t>
      </w:r>
    </w:p>
    <w:p w14:paraId="60B5A5D9"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33A86840"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 xml:space="preserve">Prescription Drugs: The diagram indicates that India is the leading sending location for prescription drugs, followed by Germany and the Netherlands. These drugs are sent to various </w:t>
      </w:r>
      <w:r w:rsidRPr="00F26E34">
        <w:rPr>
          <w:rFonts w:ascii="Times New Roman" w:eastAsia="Times New Roman" w:hAnsi="Times New Roman" w:cs="Times New Roman"/>
          <w:iCs/>
          <w:color w:val="548DD4" w:themeColor="text2" w:themeTint="99"/>
          <w:sz w:val="24"/>
          <w:szCs w:val="24"/>
        </w:rPr>
        <w:lastRenderedPageBreak/>
        <w:t>destinations worldwide, including the European Union, the United States, and the United Kingdom.</w:t>
      </w:r>
    </w:p>
    <w:p w14:paraId="5EB420BC"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3F58C30F"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Psychedelics: The diagram suggests that the United States is the primary sending location for psychedelics, followed by the Netherlands. The destinations for psychedelics encompass the United States, the United Kingdom, and other global locations.</w:t>
      </w:r>
    </w:p>
    <w:p w14:paraId="4B3FEC77"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6E5F7F26"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 xml:space="preserve">Steroids: </w:t>
      </w:r>
      <w:proofErr w:type="gramStart"/>
      <w:r w:rsidRPr="00F26E34">
        <w:rPr>
          <w:rFonts w:ascii="Times New Roman" w:eastAsia="Times New Roman" w:hAnsi="Times New Roman" w:cs="Times New Roman"/>
          <w:iCs/>
          <w:color w:val="548DD4" w:themeColor="text2" w:themeTint="99"/>
          <w:sz w:val="24"/>
          <w:szCs w:val="24"/>
        </w:rPr>
        <w:t>The majority of</w:t>
      </w:r>
      <w:proofErr w:type="gramEnd"/>
      <w:r w:rsidRPr="00F26E34">
        <w:rPr>
          <w:rFonts w:ascii="Times New Roman" w:eastAsia="Times New Roman" w:hAnsi="Times New Roman" w:cs="Times New Roman"/>
          <w:iCs/>
          <w:color w:val="548DD4" w:themeColor="text2" w:themeTint="99"/>
          <w:sz w:val="24"/>
          <w:szCs w:val="24"/>
        </w:rPr>
        <w:t xml:space="preserve"> steroids originate from an undisclosed location, while the United Kingdom also plays a role in their distribution.</w:t>
      </w:r>
    </w:p>
    <w:p w14:paraId="609DC08D"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1EF0C2DB"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Stimulants: The data reveals that the United States is the primary sending location for stimulants, followed by the Netherlands and Germany. These drugs are dispatched to various destinations worldwide, including the United States, the United Kingdom, and other locations.</w:t>
      </w:r>
    </w:p>
    <w:p w14:paraId="1570190A"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087D4112"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r w:rsidRPr="00F26E34">
        <w:rPr>
          <w:rFonts w:ascii="Times New Roman" w:eastAsia="Times New Roman" w:hAnsi="Times New Roman" w:cs="Times New Roman"/>
          <w:iCs/>
          <w:color w:val="548DD4" w:themeColor="text2" w:themeTint="99"/>
          <w:sz w:val="24"/>
          <w:szCs w:val="24"/>
        </w:rPr>
        <w:t>Weight Loss: Based on the available data, weight loss drugs are shipped from Poland.</w:t>
      </w:r>
    </w:p>
    <w:p w14:paraId="4835F800" w14:textId="77777777" w:rsidR="00F26E34" w:rsidRPr="00F26E34" w:rsidRDefault="00F26E34" w:rsidP="00F26E34">
      <w:pPr>
        <w:spacing w:line="240" w:lineRule="auto"/>
        <w:rPr>
          <w:rFonts w:ascii="Times New Roman" w:eastAsia="Times New Roman" w:hAnsi="Times New Roman" w:cs="Times New Roman"/>
          <w:iCs/>
          <w:color w:val="548DD4" w:themeColor="text2" w:themeTint="99"/>
          <w:sz w:val="24"/>
          <w:szCs w:val="24"/>
        </w:rPr>
      </w:pPr>
    </w:p>
    <w:p w14:paraId="6D3F8960" w14:textId="5977F522" w:rsidR="00F26E34" w:rsidRDefault="00F26E34" w:rsidP="00F26E34">
      <w:pPr>
        <w:spacing w:line="240" w:lineRule="auto"/>
        <w:rPr>
          <w:rFonts w:ascii="Times New Roman" w:eastAsia="Times New Roman" w:hAnsi="Times New Roman" w:cs="Times New Roman"/>
          <w:iCs/>
          <w:color w:val="548DD4" w:themeColor="text2" w:themeTint="99"/>
          <w:sz w:val="24"/>
          <w:szCs w:val="24"/>
        </w:rPr>
      </w:pPr>
      <w:commentRangeStart w:id="210"/>
      <w:r w:rsidRPr="00F26E34">
        <w:rPr>
          <w:rFonts w:ascii="Times New Roman" w:eastAsia="Times New Roman" w:hAnsi="Times New Roman" w:cs="Times New Roman"/>
          <w:iCs/>
          <w:color w:val="548DD4" w:themeColor="text2" w:themeTint="99"/>
          <w:sz w:val="24"/>
          <w:szCs w:val="24"/>
        </w:rPr>
        <w:t>In summary, the sending and destination locations vary for different drug types. Some drugs circulate primarily within specific regions, while others have a global circulation. However, the distribution of vendors appears to be concentrated within the UK and EU regions, with sporadic presence of US-based vendors. These insights can help us understand the circulation trends and market demand for different drug types.</w:t>
      </w:r>
      <w:commentRangeEnd w:id="210"/>
      <w:r w:rsidR="00D82CCD">
        <w:rPr>
          <w:rStyle w:val="CommentReference"/>
        </w:rPr>
        <w:commentReference w:id="210"/>
      </w:r>
    </w:p>
    <w:p w14:paraId="6311DAD9" w14:textId="77777777" w:rsidR="00D82CCD" w:rsidRDefault="00D82CCD" w:rsidP="00F26E34">
      <w:pPr>
        <w:spacing w:line="240" w:lineRule="auto"/>
        <w:rPr>
          <w:rFonts w:ascii="Times New Roman" w:eastAsia="Times New Roman" w:hAnsi="Times New Roman" w:cs="Times New Roman"/>
          <w:iCs/>
          <w:color w:val="548DD4" w:themeColor="text2" w:themeTint="99"/>
          <w:sz w:val="24"/>
          <w:szCs w:val="24"/>
        </w:rPr>
      </w:pPr>
    </w:p>
    <w:p w14:paraId="580114D0" w14:textId="77777777" w:rsidR="00D82CCD" w:rsidRDefault="00D82CCD" w:rsidP="00F26E34">
      <w:pPr>
        <w:spacing w:line="240" w:lineRule="auto"/>
        <w:rPr>
          <w:rFonts w:ascii="Times New Roman" w:eastAsia="Times New Roman" w:hAnsi="Times New Roman" w:cs="Times New Roman"/>
          <w:iCs/>
          <w:color w:val="548DD4" w:themeColor="text2" w:themeTint="99"/>
          <w:sz w:val="24"/>
          <w:szCs w:val="24"/>
        </w:rPr>
      </w:pPr>
    </w:p>
    <w:p w14:paraId="77960E88" w14:textId="77777777" w:rsidR="00D82CCD" w:rsidRPr="00D82CCD" w:rsidRDefault="00D82CCD" w:rsidP="00D82CCD">
      <w:pPr>
        <w:spacing w:line="240" w:lineRule="auto"/>
        <w:rPr>
          <w:rFonts w:ascii="Times New Roman" w:eastAsia="Times New Roman" w:hAnsi="Times New Roman" w:cs="Times New Roman"/>
          <w:b/>
          <w:bCs/>
          <w:iCs/>
          <w:color w:val="548DD4" w:themeColor="text2" w:themeTint="99"/>
          <w:sz w:val="24"/>
          <w:szCs w:val="24"/>
        </w:rPr>
      </w:pPr>
      <w:r w:rsidRPr="00D82CCD">
        <w:rPr>
          <w:rFonts w:ascii="Times New Roman" w:eastAsia="Times New Roman" w:hAnsi="Times New Roman" w:cs="Times New Roman"/>
          <w:b/>
          <w:bCs/>
          <w:iCs/>
          <w:color w:val="548DD4" w:themeColor="text2" w:themeTint="99"/>
          <w:sz w:val="24"/>
          <w:szCs w:val="24"/>
        </w:rPr>
        <w:t>Themes</w:t>
      </w:r>
    </w:p>
    <w:p w14:paraId="43F6E00B" w14:textId="77777777" w:rsid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52B86C72" w14:textId="0FEE4C6E" w:rsidR="00D82CCD" w:rsidRPr="00D82CCD" w:rsidRDefault="00D82CCD" w:rsidP="00D82CCD">
      <w:pPr>
        <w:spacing w:line="240" w:lineRule="auto"/>
        <w:rPr>
          <w:rFonts w:ascii="Times New Roman" w:eastAsia="Times New Roman" w:hAnsi="Times New Roman" w:cs="Times New Roman"/>
          <w:b/>
          <w:bCs/>
          <w:i/>
          <w:color w:val="548DD4" w:themeColor="text2" w:themeTint="99"/>
          <w:sz w:val="24"/>
          <w:szCs w:val="24"/>
        </w:rPr>
      </w:pPr>
      <w:commentRangeStart w:id="211"/>
      <w:r w:rsidRPr="00D82CCD">
        <w:rPr>
          <w:rFonts w:ascii="Times New Roman" w:eastAsia="Times New Roman" w:hAnsi="Times New Roman" w:cs="Times New Roman"/>
          <w:b/>
          <w:bCs/>
          <w:i/>
          <w:color w:val="548DD4" w:themeColor="text2" w:themeTint="99"/>
          <w:sz w:val="24"/>
          <w:szCs w:val="24"/>
        </w:rPr>
        <w:t>Review</w:t>
      </w:r>
      <w:commentRangeEnd w:id="211"/>
      <w:r>
        <w:rPr>
          <w:rStyle w:val="CommentReference"/>
        </w:rPr>
        <w:commentReference w:id="211"/>
      </w:r>
    </w:p>
    <w:p w14:paraId="54FFB7BE" w14:textId="77777777" w:rsid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082520C4" w14:textId="70FDD5CB"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commentRangeStart w:id="212"/>
      <w:r w:rsidRPr="00D82CCD">
        <w:rPr>
          <w:rFonts w:ascii="Times New Roman" w:eastAsia="Times New Roman" w:hAnsi="Times New Roman" w:cs="Times New Roman"/>
          <w:iCs/>
          <w:color w:val="548DD4" w:themeColor="text2" w:themeTint="99"/>
          <w:sz w:val="24"/>
          <w:szCs w:val="24"/>
        </w:rPr>
        <w:t xml:space="preserve">Again, I </w:t>
      </w:r>
      <w:proofErr w:type="spellStart"/>
      <w:r w:rsidRPr="00D82CCD">
        <w:rPr>
          <w:rFonts w:ascii="Times New Roman" w:eastAsia="Times New Roman" w:hAnsi="Times New Roman" w:cs="Times New Roman"/>
          <w:iCs/>
          <w:color w:val="548DD4" w:themeColor="text2" w:themeTint="99"/>
          <w:sz w:val="24"/>
          <w:szCs w:val="24"/>
        </w:rPr>
        <w:t>realise</w:t>
      </w:r>
      <w:proofErr w:type="spellEnd"/>
      <w:r w:rsidRPr="00D82CCD">
        <w:rPr>
          <w:rFonts w:ascii="Times New Roman" w:eastAsia="Times New Roman" w:hAnsi="Times New Roman" w:cs="Times New Roman"/>
          <w:iCs/>
          <w:color w:val="548DD4" w:themeColor="text2" w:themeTint="99"/>
          <w:sz w:val="24"/>
          <w:szCs w:val="24"/>
        </w:rPr>
        <w:t xml:space="preserve"> that these reviews are vendor-specific, so it is hard to know which product the reviewer is referring to if they don’t make it clear. </w:t>
      </w:r>
      <w:commentRangeEnd w:id="212"/>
      <w:r>
        <w:rPr>
          <w:rStyle w:val="CommentReference"/>
        </w:rPr>
        <w:commentReference w:id="212"/>
      </w:r>
      <w:r w:rsidRPr="00D82CCD">
        <w:rPr>
          <w:rFonts w:ascii="Times New Roman" w:eastAsia="Times New Roman" w:hAnsi="Times New Roman" w:cs="Times New Roman"/>
          <w:iCs/>
          <w:color w:val="548DD4" w:themeColor="text2" w:themeTint="99"/>
          <w:sz w:val="24"/>
          <w:szCs w:val="24"/>
        </w:rPr>
        <w:t>The same reviews appear on posts with different vendor names and different drugs.</w:t>
      </w:r>
    </w:p>
    <w:p w14:paraId="1366C065"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7EF973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Firefly (00366, Pos. 8) selling Ketamine Solution</w:t>
      </w:r>
    </w:p>
    <w:p w14:paraId="6D88FF7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3BBDFE1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roofErr w:type="spellStart"/>
      <w:r w:rsidRPr="00D82CCD">
        <w:rPr>
          <w:rFonts w:ascii="Times New Roman" w:eastAsia="Times New Roman" w:hAnsi="Times New Roman" w:cs="Times New Roman"/>
          <w:iCs/>
          <w:color w:val="548DD4" w:themeColor="text2" w:themeTint="99"/>
          <w:sz w:val="24"/>
          <w:szCs w:val="24"/>
        </w:rPr>
        <w:t>straightfromnl</w:t>
      </w:r>
      <w:proofErr w:type="spellEnd"/>
      <w:r w:rsidRPr="00D82CCD">
        <w:rPr>
          <w:rFonts w:ascii="Times New Roman" w:eastAsia="Times New Roman" w:hAnsi="Times New Roman" w:cs="Times New Roman"/>
          <w:iCs/>
          <w:color w:val="548DD4" w:themeColor="text2" w:themeTint="99"/>
          <w:sz w:val="24"/>
          <w:szCs w:val="24"/>
        </w:rPr>
        <w:t xml:space="preserve"> (00903, Pos. 8) Selling LSD</w:t>
      </w:r>
    </w:p>
    <w:p w14:paraId="02CA255C"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2007DBD8"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In the review section, it is common to ask vendors questions. However, several reviews have been removed (e.g. “deleted at 2022-04-23 16:59:51 UTC by /u/Francis</w:t>
      </w:r>
      <w:proofErr w:type="gramStart"/>
      <w:r w:rsidRPr="00D82CCD">
        <w:rPr>
          <w:rFonts w:ascii="Times New Roman" w:eastAsia="Times New Roman" w:hAnsi="Times New Roman" w:cs="Times New Roman"/>
          <w:iCs/>
          <w:color w:val="548DD4" w:themeColor="text2" w:themeTint="99"/>
          <w:sz w:val="24"/>
          <w:szCs w:val="24"/>
        </w:rPr>
        <w:t>” )</w:t>
      </w:r>
      <w:proofErr w:type="gramEnd"/>
    </w:p>
    <w:p w14:paraId="6889A165"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03018BD1" w14:textId="77777777" w:rsidR="00D82CCD" w:rsidRPr="00D82CCD" w:rsidRDefault="00D82CCD" w:rsidP="00D82CCD">
      <w:pPr>
        <w:spacing w:line="240" w:lineRule="auto"/>
        <w:rPr>
          <w:rFonts w:ascii="Times New Roman" w:eastAsia="Times New Roman" w:hAnsi="Times New Roman" w:cs="Times New Roman"/>
          <w:b/>
          <w:bCs/>
          <w:iCs/>
          <w:color w:val="548DD4" w:themeColor="text2" w:themeTint="99"/>
          <w:sz w:val="24"/>
          <w:szCs w:val="24"/>
        </w:rPr>
      </w:pPr>
      <w:r w:rsidRPr="00D82CCD">
        <w:rPr>
          <w:rFonts w:ascii="Times New Roman" w:eastAsia="Times New Roman" w:hAnsi="Times New Roman" w:cs="Times New Roman"/>
          <w:b/>
          <w:bCs/>
          <w:iCs/>
          <w:color w:val="548DD4" w:themeColor="text2" w:themeTint="99"/>
          <w:sz w:val="24"/>
          <w:szCs w:val="24"/>
        </w:rPr>
        <w:t>Questions commonly asked:</w:t>
      </w:r>
    </w:p>
    <w:p w14:paraId="662F04F4" w14:textId="77777777" w:rsid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D5D8885" w14:textId="4A573287"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How to use the drug.</w:t>
      </w:r>
    </w:p>
    <w:p w14:paraId="384B4DFB"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3BFB63BC"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“Can I mix with drinks and use it (or) injection only?”</w:t>
      </w:r>
    </w:p>
    <w:p w14:paraId="362DFD10"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1D521985"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Can you please tell me how to use this product and if I need any other products to go along with this one? Does it need to be injected or applied directly to the skin? How much do I use per day? I purchased the product as a </w:t>
      </w:r>
      <w:proofErr w:type="gramStart"/>
      <w:r w:rsidRPr="00D82CCD">
        <w:rPr>
          <w:rFonts w:ascii="Times New Roman" w:eastAsia="Times New Roman" w:hAnsi="Times New Roman" w:cs="Times New Roman"/>
          <w:iCs/>
          <w:color w:val="548DD4" w:themeColor="text2" w:themeTint="99"/>
          <w:sz w:val="24"/>
          <w:szCs w:val="24"/>
        </w:rPr>
        <w:t>spray</w:t>
      </w:r>
      <w:proofErr w:type="gramEnd"/>
      <w:r w:rsidRPr="00D82CCD">
        <w:rPr>
          <w:rFonts w:ascii="Times New Roman" w:eastAsia="Times New Roman" w:hAnsi="Times New Roman" w:cs="Times New Roman"/>
          <w:iCs/>
          <w:color w:val="548DD4" w:themeColor="text2" w:themeTint="99"/>
          <w:sz w:val="24"/>
          <w:szCs w:val="24"/>
        </w:rPr>
        <w:t xml:space="preserve"> but it did not have a spray </w:t>
      </w:r>
      <w:r w:rsidRPr="00D82CCD">
        <w:rPr>
          <w:rFonts w:ascii="Times New Roman" w:eastAsia="Times New Roman" w:hAnsi="Times New Roman" w:cs="Times New Roman"/>
          <w:iCs/>
          <w:color w:val="548DD4" w:themeColor="text2" w:themeTint="99"/>
          <w:sz w:val="24"/>
          <w:szCs w:val="24"/>
        </w:rPr>
        <w:lastRenderedPageBreak/>
        <w:t>nozzle. It shipped with a screw on lid and the seal was broken. Thanks. (00314, Pos. 111-116)</w:t>
      </w:r>
    </w:p>
    <w:p w14:paraId="71A9BA76"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7633515" w14:textId="032552D5"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Dosage and experience</w:t>
      </w:r>
    </w:p>
    <w:p w14:paraId="53F835FA"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743B9F5E"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How much to use? (100 mg are good for a K-hole experience?</w:t>
      </w:r>
    </w:p>
    <w:p w14:paraId="2E5DDA6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619061A1"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How much would someone need to take of them to have </w:t>
      </w:r>
      <w:proofErr w:type="gramStart"/>
      <w:r w:rsidRPr="00D82CCD">
        <w:rPr>
          <w:rFonts w:ascii="Times New Roman" w:eastAsia="Times New Roman" w:hAnsi="Times New Roman" w:cs="Times New Roman"/>
          <w:iCs/>
          <w:color w:val="548DD4" w:themeColor="text2" w:themeTint="99"/>
          <w:sz w:val="24"/>
          <w:szCs w:val="24"/>
        </w:rPr>
        <w:t>an</w:t>
      </w:r>
      <w:proofErr w:type="gramEnd"/>
      <w:r w:rsidRPr="00D82CCD">
        <w:rPr>
          <w:rFonts w:ascii="Times New Roman" w:eastAsia="Times New Roman" w:hAnsi="Times New Roman" w:cs="Times New Roman"/>
          <w:iCs/>
          <w:color w:val="548DD4" w:themeColor="text2" w:themeTint="99"/>
          <w:sz w:val="24"/>
          <w:szCs w:val="24"/>
        </w:rPr>
        <w:t xml:space="preserve"> meth like effect? Or is this stuff totally different? How is it best consumed, just as a pill or crunched and snorted? Have no experience with it but want to try it (00887, Pos. 41-45</w:t>
      </w:r>
      <w:proofErr w:type="gramStart"/>
      <w:r w:rsidRPr="00D82CCD">
        <w:rPr>
          <w:rFonts w:ascii="Times New Roman" w:eastAsia="Times New Roman" w:hAnsi="Times New Roman" w:cs="Times New Roman"/>
          <w:iCs/>
          <w:color w:val="548DD4" w:themeColor="text2" w:themeTint="99"/>
          <w:sz w:val="24"/>
          <w:szCs w:val="24"/>
        </w:rPr>
        <w:t>) )</w:t>
      </w:r>
      <w:proofErr w:type="gramEnd"/>
    </w:p>
    <w:p w14:paraId="7AFE50E0"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0971971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How are the </w:t>
      </w:r>
      <w:proofErr w:type="spellStart"/>
      <w:r w:rsidRPr="00D82CCD">
        <w:rPr>
          <w:rFonts w:ascii="Times New Roman" w:eastAsia="Times New Roman" w:hAnsi="Times New Roman" w:cs="Times New Roman"/>
          <w:iCs/>
          <w:color w:val="548DD4" w:themeColor="text2" w:themeTint="99"/>
          <w:sz w:val="24"/>
          <w:szCs w:val="24"/>
        </w:rPr>
        <w:t>Teslas</w:t>
      </w:r>
      <w:proofErr w:type="spellEnd"/>
      <w:r w:rsidRPr="00D82CCD">
        <w:rPr>
          <w:rFonts w:ascii="Times New Roman" w:eastAsia="Times New Roman" w:hAnsi="Times New Roman" w:cs="Times New Roman"/>
          <w:iCs/>
          <w:color w:val="548DD4" w:themeColor="text2" w:themeTint="99"/>
          <w:sz w:val="24"/>
          <w:szCs w:val="24"/>
        </w:rPr>
        <w:t>? Do they give you a good clean roll? (01025, Pos. 58-59)</w:t>
      </w:r>
    </w:p>
    <w:p w14:paraId="65BE0E9E"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4743A541"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Have you tried squirting a bit of it up your nose with an oral syringe? (00314, Pos. 125)</w:t>
      </w:r>
    </w:p>
    <w:p w14:paraId="092790FF"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4DF24D12" w14:textId="79CAF654"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Purity/Freshness</w:t>
      </w:r>
    </w:p>
    <w:p w14:paraId="63837B7C"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46253CF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Are these </w:t>
      </w:r>
      <w:proofErr w:type="spellStart"/>
      <w:r w:rsidRPr="00D82CCD">
        <w:rPr>
          <w:rFonts w:ascii="Times New Roman" w:eastAsia="Times New Roman" w:hAnsi="Times New Roman" w:cs="Times New Roman"/>
          <w:iCs/>
          <w:color w:val="548DD4" w:themeColor="text2" w:themeTint="99"/>
          <w:sz w:val="24"/>
          <w:szCs w:val="24"/>
        </w:rPr>
        <w:t>oxys</w:t>
      </w:r>
      <w:proofErr w:type="spellEnd"/>
      <w:r w:rsidRPr="00D82CCD">
        <w:rPr>
          <w:rFonts w:ascii="Times New Roman" w:eastAsia="Times New Roman" w:hAnsi="Times New Roman" w:cs="Times New Roman"/>
          <w:iCs/>
          <w:color w:val="548DD4" w:themeColor="text2" w:themeTint="99"/>
          <w:sz w:val="24"/>
          <w:szCs w:val="24"/>
        </w:rPr>
        <w:t xml:space="preserve"> 100% nothing else In them</w:t>
      </w:r>
      <w:proofErr w:type="gramStart"/>
      <w:r w:rsidRPr="00D82CCD">
        <w:rPr>
          <w:rFonts w:ascii="Times New Roman" w:eastAsia="Times New Roman" w:hAnsi="Times New Roman" w:cs="Times New Roman"/>
          <w:iCs/>
          <w:color w:val="548DD4" w:themeColor="text2" w:themeTint="99"/>
          <w:sz w:val="24"/>
          <w:szCs w:val="24"/>
        </w:rPr>
        <w:t>? )</w:t>
      </w:r>
      <w:proofErr w:type="gramEnd"/>
    </w:p>
    <w:p w14:paraId="1DA14978"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4F8C43B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is it still fresh? I made a mistake of ordering from a vendor and he sent very </w:t>
      </w:r>
      <w:proofErr w:type="spellStart"/>
      <w:proofErr w:type="gramStart"/>
      <w:r w:rsidRPr="00D82CCD">
        <w:rPr>
          <w:rFonts w:ascii="Times New Roman" w:eastAsia="Times New Roman" w:hAnsi="Times New Roman" w:cs="Times New Roman"/>
          <w:iCs/>
          <w:color w:val="548DD4" w:themeColor="text2" w:themeTint="99"/>
          <w:sz w:val="24"/>
          <w:szCs w:val="24"/>
        </w:rPr>
        <w:t>dry,brittle</w:t>
      </w:r>
      <w:proofErr w:type="spellEnd"/>
      <w:proofErr w:type="gramEnd"/>
      <w:r w:rsidRPr="00D82CCD">
        <w:rPr>
          <w:rFonts w:ascii="Times New Roman" w:eastAsia="Times New Roman" w:hAnsi="Times New Roman" w:cs="Times New Roman"/>
          <w:iCs/>
          <w:color w:val="548DD4" w:themeColor="text2" w:themeTint="99"/>
          <w:sz w:val="24"/>
          <w:szCs w:val="24"/>
        </w:rPr>
        <w:t xml:space="preserve"> weed. it was very lifeless to smoke </w:t>
      </w:r>
      <w:proofErr w:type="spellStart"/>
      <w:r w:rsidRPr="00D82CCD">
        <w:rPr>
          <w:rFonts w:ascii="Times New Roman" w:eastAsia="Times New Roman" w:hAnsi="Times New Roman" w:cs="Times New Roman"/>
          <w:iCs/>
          <w:color w:val="548DD4" w:themeColor="text2" w:themeTint="99"/>
          <w:sz w:val="24"/>
          <w:szCs w:val="24"/>
        </w:rPr>
        <w:t>y’a</w:t>
      </w:r>
      <w:proofErr w:type="spellEnd"/>
      <w:r w:rsidRPr="00D82CCD">
        <w:rPr>
          <w:rFonts w:ascii="Times New Roman" w:eastAsia="Times New Roman" w:hAnsi="Times New Roman" w:cs="Times New Roman"/>
          <w:iCs/>
          <w:color w:val="548DD4" w:themeColor="text2" w:themeTint="99"/>
          <w:sz w:val="24"/>
          <w:szCs w:val="24"/>
        </w:rPr>
        <w:t xml:space="preserve"> know? Thanks!)</w:t>
      </w:r>
    </w:p>
    <w:p w14:paraId="530F2D2E"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08452C29" w14:textId="79743F79"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Potency:</w:t>
      </w:r>
    </w:p>
    <w:p w14:paraId="60BBCA54"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F4DE384"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Is this the same as the other 30 mg oxy you sell? Is it strong or weak? I’m used to fentanyl so if I buy 1000 </w:t>
      </w:r>
      <w:proofErr w:type="gramStart"/>
      <w:r w:rsidRPr="00D82CCD">
        <w:rPr>
          <w:rFonts w:ascii="Times New Roman" w:eastAsia="Times New Roman" w:hAnsi="Times New Roman" w:cs="Times New Roman"/>
          <w:iCs/>
          <w:color w:val="548DD4" w:themeColor="text2" w:themeTint="99"/>
          <w:sz w:val="24"/>
          <w:szCs w:val="24"/>
        </w:rPr>
        <w:t>pills</w:t>
      </w:r>
      <w:proofErr w:type="gramEnd"/>
      <w:r w:rsidRPr="00D82CCD">
        <w:rPr>
          <w:rFonts w:ascii="Times New Roman" w:eastAsia="Times New Roman" w:hAnsi="Times New Roman" w:cs="Times New Roman"/>
          <w:iCs/>
          <w:color w:val="548DD4" w:themeColor="text2" w:themeTint="99"/>
          <w:sz w:val="24"/>
          <w:szCs w:val="24"/>
        </w:rPr>
        <w:t xml:space="preserve"> I want to make sure it will be strong (00926, Pos. 48-49)</w:t>
      </w:r>
    </w:p>
    <w:p w14:paraId="0A1E011E"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3C1D9E49" w14:textId="2E892451"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Shipment (Delivery speed, location, successful delivery </w:t>
      </w:r>
      <w:proofErr w:type="gramStart"/>
      <w:r w:rsidRPr="00D82CCD">
        <w:rPr>
          <w:rFonts w:ascii="Times New Roman" w:eastAsia="Times New Roman" w:hAnsi="Times New Roman" w:cs="Times New Roman"/>
          <w:iCs/>
          <w:color w:val="548DD4" w:themeColor="text2" w:themeTint="99"/>
          <w:sz w:val="24"/>
          <w:szCs w:val="24"/>
        </w:rPr>
        <w:t>rate, when</w:t>
      </w:r>
      <w:proofErr w:type="gramEnd"/>
      <w:r w:rsidRPr="00D82CCD">
        <w:rPr>
          <w:rFonts w:ascii="Times New Roman" w:eastAsia="Times New Roman" w:hAnsi="Times New Roman" w:cs="Times New Roman"/>
          <w:iCs/>
          <w:color w:val="548DD4" w:themeColor="text2" w:themeTint="99"/>
          <w:sz w:val="24"/>
          <w:szCs w:val="24"/>
        </w:rPr>
        <w:t xml:space="preserve"> it arrives.)</w:t>
      </w:r>
    </w:p>
    <w:p w14:paraId="574E2DCF"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D404F7D"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e.g., Do you also ship to Italy? what’s the probability of successful delivery to </w:t>
      </w:r>
      <w:proofErr w:type="spellStart"/>
      <w:r w:rsidRPr="00D82CCD">
        <w:rPr>
          <w:rFonts w:ascii="Times New Roman" w:eastAsia="Times New Roman" w:hAnsi="Times New Roman" w:cs="Times New Roman"/>
          <w:iCs/>
          <w:color w:val="548DD4" w:themeColor="text2" w:themeTint="99"/>
          <w:sz w:val="24"/>
          <w:szCs w:val="24"/>
        </w:rPr>
        <w:t>india</w:t>
      </w:r>
      <w:proofErr w:type="spellEnd"/>
      <w:r w:rsidRPr="00D82CCD">
        <w:rPr>
          <w:rFonts w:ascii="Times New Roman" w:eastAsia="Times New Roman" w:hAnsi="Times New Roman" w:cs="Times New Roman"/>
          <w:iCs/>
          <w:color w:val="548DD4" w:themeColor="text2" w:themeTint="99"/>
          <w:sz w:val="24"/>
          <w:szCs w:val="24"/>
        </w:rPr>
        <w:t xml:space="preserve">? </w:t>
      </w:r>
      <w:proofErr w:type="spellStart"/>
      <w:r w:rsidRPr="00D82CCD">
        <w:rPr>
          <w:rFonts w:ascii="Times New Roman" w:eastAsia="Times New Roman" w:hAnsi="Times New Roman" w:cs="Times New Roman"/>
          <w:iCs/>
          <w:color w:val="548DD4" w:themeColor="text2" w:themeTint="99"/>
          <w:sz w:val="24"/>
          <w:szCs w:val="24"/>
        </w:rPr>
        <w:t>whats</w:t>
      </w:r>
      <w:proofErr w:type="spellEnd"/>
      <w:r w:rsidRPr="00D82CCD">
        <w:rPr>
          <w:rFonts w:ascii="Times New Roman" w:eastAsia="Times New Roman" w:hAnsi="Times New Roman" w:cs="Times New Roman"/>
          <w:iCs/>
          <w:color w:val="548DD4" w:themeColor="text2" w:themeTint="99"/>
          <w:sz w:val="24"/>
          <w:szCs w:val="24"/>
        </w:rPr>
        <w:t xml:space="preserve"> the quickest u can get to the </w:t>
      </w:r>
      <w:proofErr w:type="spellStart"/>
      <w:r w:rsidRPr="00D82CCD">
        <w:rPr>
          <w:rFonts w:ascii="Times New Roman" w:eastAsia="Times New Roman" w:hAnsi="Times New Roman" w:cs="Times New Roman"/>
          <w:iCs/>
          <w:color w:val="548DD4" w:themeColor="text2" w:themeTint="99"/>
          <w:sz w:val="24"/>
          <w:szCs w:val="24"/>
        </w:rPr>
        <w:t>uk</w:t>
      </w:r>
      <w:proofErr w:type="spellEnd"/>
      <w:r w:rsidRPr="00D82CCD">
        <w:rPr>
          <w:rFonts w:ascii="Times New Roman" w:eastAsia="Times New Roman" w:hAnsi="Times New Roman" w:cs="Times New Roman"/>
          <w:iCs/>
          <w:color w:val="548DD4" w:themeColor="text2" w:themeTint="99"/>
          <w:sz w:val="24"/>
          <w:szCs w:val="24"/>
        </w:rPr>
        <w:t xml:space="preserve"> delivery </w:t>
      </w:r>
      <w:proofErr w:type="gramStart"/>
      <w:r w:rsidRPr="00D82CCD">
        <w:rPr>
          <w:rFonts w:ascii="Times New Roman" w:eastAsia="Times New Roman" w:hAnsi="Times New Roman" w:cs="Times New Roman"/>
          <w:iCs/>
          <w:color w:val="548DD4" w:themeColor="text2" w:themeTint="99"/>
          <w:sz w:val="24"/>
          <w:szCs w:val="24"/>
        </w:rPr>
        <w:t>please )</w:t>
      </w:r>
      <w:proofErr w:type="gramEnd"/>
    </w:p>
    <w:p w14:paraId="573660D3"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5C2D6694" w14:textId="799A700E"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Availability</w:t>
      </w:r>
    </w:p>
    <w:p w14:paraId="54C51322"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277BD140"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roofErr w:type="gramStart"/>
      <w:r w:rsidRPr="00D82CCD">
        <w:rPr>
          <w:rFonts w:ascii="Times New Roman" w:eastAsia="Times New Roman" w:hAnsi="Times New Roman" w:cs="Times New Roman"/>
          <w:iCs/>
          <w:color w:val="548DD4" w:themeColor="text2" w:themeTint="99"/>
          <w:sz w:val="24"/>
          <w:szCs w:val="24"/>
        </w:rPr>
        <w:t>e.g.</w:t>
      </w:r>
      <w:proofErr w:type="gramEnd"/>
      <w:r w:rsidRPr="00D82CCD">
        <w:rPr>
          <w:rFonts w:ascii="Times New Roman" w:eastAsia="Times New Roman" w:hAnsi="Times New Roman" w:cs="Times New Roman"/>
          <w:iCs/>
          <w:color w:val="548DD4" w:themeColor="text2" w:themeTint="99"/>
          <w:sz w:val="24"/>
          <w:szCs w:val="24"/>
        </w:rPr>
        <w:t xml:space="preserve"> Have you got also </w:t>
      </w:r>
      <w:proofErr w:type="spellStart"/>
      <w:r w:rsidRPr="00D82CCD">
        <w:rPr>
          <w:rFonts w:ascii="Times New Roman" w:eastAsia="Times New Roman" w:hAnsi="Times New Roman" w:cs="Times New Roman"/>
          <w:iCs/>
          <w:color w:val="548DD4" w:themeColor="text2" w:themeTint="99"/>
          <w:sz w:val="24"/>
          <w:szCs w:val="24"/>
        </w:rPr>
        <w:t>ketamin</w:t>
      </w:r>
      <w:proofErr w:type="spellEnd"/>
      <w:r w:rsidRPr="00D82CCD">
        <w:rPr>
          <w:rFonts w:ascii="Times New Roman" w:eastAsia="Times New Roman" w:hAnsi="Times New Roman" w:cs="Times New Roman"/>
          <w:iCs/>
          <w:color w:val="548DD4" w:themeColor="text2" w:themeTint="99"/>
          <w:sz w:val="24"/>
          <w:szCs w:val="24"/>
        </w:rPr>
        <w:t xml:space="preserve"> 1000mg/10ml?</w:t>
      </w:r>
    </w:p>
    <w:p w14:paraId="54174C2E"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CD268F0" w14:textId="4C9935BD"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Whether it is acceptable to start with small transactions</w:t>
      </w:r>
    </w:p>
    <w:p w14:paraId="4F108C10"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48DA299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(e.g., Is there any way I can maybe purchase like 50 so I can try your product out before committing to buying 500 or 1000. Is that possible? (01058, Pos. 97-99))</w:t>
      </w:r>
    </w:p>
    <w:p w14:paraId="747A4F48"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3407DA9" w14:textId="3A09DFEF"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Asking for samples</w:t>
      </w:r>
    </w:p>
    <w:p w14:paraId="2C2183A7"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CC46D8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Can you send any samples of your H so I can see what I like </w:t>
      </w:r>
      <w:proofErr w:type="gramStart"/>
      <w:r w:rsidRPr="00D82CCD">
        <w:rPr>
          <w:rFonts w:ascii="Times New Roman" w:eastAsia="Times New Roman" w:hAnsi="Times New Roman" w:cs="Times New Roman"/>
          <w:iCs/>
          <w:color w:val="548DD4" w:themeColor="text2" w:themeTint="99"/>
          <w:sz w:val="24"/>
          <w:szCs w:val="24"/>
        </w:rPr>
        <w:t>more ?</w:t>
      </w:r>
      <w:proofErr w:type="gramEnd"/>
      <w:r w:rsidRPr="00D82CCD">
        <w:rPr>
          <w:rFonts w:ascii="Times New Roman" w:eastAsia="Times New Roman" w:hAnsi="Times New Roman" w:cs="Times New Roman"/>
          <w:iCs/>
          <w:color w:val="548DD4" w:themeColor="text2" w:themeTint="99"/>
          <w:sz w:val="24"/>
          <w:szCs w:val="24"/>
        </w:rPr>
        <w:t xml:space="preserve"> Pls and thank u for </w:t>
      </w:r>
      <w:proofErr w:type="spellStart"/>
      <w:r w:rsidRPr="00D82CCD">
        <w:rPr>
          <w:rFonts w:ascii="Times New Roman" w:eastAsia="Times New Roman" w:hAnsi="Times New Roman" w:cs="Times New Roman"/>
          <w:iCs/>
          <w:color w:val="548DD4" w:themeColor="text2" w:themeTint="99"/>
          <w:sz w:val="24"/>
          <w:szCs w:val="24"/>
        </w:rPr>
        <w:t>ur</w:t>
      </w:r>
      <w:proofErr w:type="spellEnd"/>
      <w:r w:rsidRPr="00D82CCD">
        <w:rPr>
          <w:rFonts w:ascii="Times New Roman" w:eastAsia="Times New Roman" w:hAnsi="Times New Roman" w:cs="Times New Roman"/>
          <w:iCs/>
          <w:color w:val="548DD4" w:themeColor="text2" w:themeTint="99"/>
          <w:sz w:val="24"/>
          <w:szCs w:val="24"/>
        </w:rPr>
        <w:t xml:space="preserve"> time (00727, Pos. 36-38)</w:t>
      </w:r>
    </w:p>
    <w:p w14:paraId="36AB391A"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1BA587C" w14:textId="44FEFAE5"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Asking for discounts</w:t>
      </w:r>
    </w:p>
    <w:p w14:paraId="44E1762C"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87F49C2"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since you are a new vendor, are you offering any discounts on the carts?? (00669, Pos. 49))</w:t>
      </w:r>
    </w:p>
    <w:p w14:paraId="663D4DCC"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58DE7F66" w14:textId="5009E8FE"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The trustworthiness of the market</w:t>
      </w:r>
    </w:p>
    <w:p w14:paraId="6ACA424B"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C5E3A12"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e.g. Is this a trusted </w:t>
      </w:r>
      <w:proofErr w:type="gramStart"/>
      <w:r w:rsidRPr="00D82CCD">
        <w:rPr>
          <w:rFonts w:ascii="Times New Roman" w:eastAsia="Times New Roman" w:hAnsi="Times New Roman" w:cs="Times New Roman"/>
          <w:iCs/>
          <w:color w:val="548DD4" w:themeColor="text2" w:themeTint="99"/>
          <w:sz w:val="24"/>
          <w:szCs w:val="24"/>
        </w:rPr>
        <w:t>market ?</w:t>
      </w:r>
      <w:proofErr w:type="gramEnd"/>
      <w:r w:rsidRPr="00D82CCD">
        <w:rPr>
          <w:rFonts w:ascii="Times New Roman" w:eastAsia="Times New Roman" w:hAnsi="Times New Roman" w:cs="Times New Roman"/>
          <w:iCs/>
          <w:color w:val="548DD4" w:themeColor="text2" w:themeTint="99"/>
          <w:sz w:val="24"/>
          <w:szCs w:val="24"/>
        </w:rPr>
        <w:t xml:space="preserve">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really want to get these pills</w:t>
      </w:r>
    </w:p>
    <w:p w14:paraId="75E6A412"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2C313728" w14:textId="2676B144" w:rsidR="00D82CCD" w:rsidRPr="00D82CCD" w:rsidRDefault="00D82CCD" w:rsidP="00D82CCD">
      <w:pPr>
        <w:pStyle w:val="ListParagraph"/>
        <w:numPr>
          <w:ilvl w:val="0"/>
          <w:numId w:val="8"/>
        </w:num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Concerning about their own health: (00920, Pos. 64-79)</w:t>
      </w:r>
    </w:p>
    <w:p w14:paraId="771DD3AB"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4E4E34AA"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duece267 1 5 months ago</w:t>
      </w:r>
    </w:p>
    <w:p w14:paraId="29474D2E"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2F689502"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HOW MUCH FOR 10PC OF YOUR PERKS AND DO YOU KNOW IF ANY FENT IN YOUR PERKS...AINT TRYNA DIE OVER A PILL LOL</w:t>
      </w:r>
    </w:p>
    <w:p w14:paraId="5A294983"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7CF613FB"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S1991 1 V OP 5 months ago</w:t>
      </w:r>
    </w:p>
    <w:p w14:paraId="07698BE2"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77280EC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check review u </w:t>
      </w:r>
      <w:proofErr w:type="spellStart"/>
      <w:r w:rsidRPr="00D82CCD">
        <w:rPr>
          <w:rFonts w:ascii="Times New Roman" w:eastAsia="Times New Roman" w:hAnsi="Times New Roman" w:cs="Times New Roman"/>
          <w:iCs/>
          <w:color w:val="548DD4" w:themeColor="text2" w:themeTint="99"/>
          <w:sz w:val="24"/>
          <w:szCs w:val="24"/>
        </w:rPr>
        <w:t>gonna</w:t>
      </w:r>
      <w:proofErr w:type="spellEnd"/>
      <w:r w:rsidRPr="00D82CCD">
        <w:rPr>
          <w:rFonts w:ascii="Times New Roman" w:eastAsia="Times New Roman" w:hAnsi="Times New Roman" w:cs="Times New Roman"/>
          <w:iCs/>
          <w:color w:val="548DD4" w:themeColor="text2" w:themeTint="99"/>
          <w:sz w:val="24"/>
          <w:szCs w:val="24"/>
        </w:rPr>
        <w:t xml:space="preserve"> be sure of not being death man after ordering from me </w:t>
      </w:r>
      <w:proofErr w:type="spellStart"/>
      <w:proofErr w:type="gramStart"/>
      <w:r w:rsidRPr="00D82CCD">
        <w:rPr>
          <w:rFonts w:ascii="Times New Roman" w:eastAsia="Times New Roman" w:hAnsi="Times New Roman" w:cs="Times New Roman"/>
          <w:iCs/>
          <w:color w:val="548DD4" w:themeColor="text2" w:themeTint="99"/>
          <w:sz w:val="24"/>
          <w:szCs w:val="24"/>
        </w:rPr>
        <w:t>cuz</w:t>
      </w:r>
      <w:proofErr w:type="spellEnd"/>
      <w:proofErr w:type="gramEnd"/>
    </w:p>
    <w:p w14:paraId="56CBD28A"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6458E7D9"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its fent free my bro</w:t>
      </w:r>
    </w:p>
    <w:p w14:paraId="41C3695E"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00AE0675"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__ __</w:t>
      </w:r>
    </w:p>
    <w:p w14:paraId="2F3A58AC"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p>
    <w:p w14:paraId="6C6891BA"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duece267 1 5 months ago</w:t>
      </w:r>
    </w:p>
    <w:p w14:paraId="02AB90B6"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p>
    <w:p w14:paraId="0ADB42DA"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how much for 10 perks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believe you said can make custom orders like </w:t>
      </w:r>
      <w:proofErr w:type="gramStart"/>
      <w:r w:rsidRPr="00D82CCD">
        <w:rPr>
          <w:rFonts w:ascii="Times New Roman" w:eastAsia="Times New Roman" w:hAnsi="Times New Roman" w:cs="Times New Roman"/>
          <w:iCs/>
          <w:color w:val="548DD4" w:themeColor="text2" w:themeTint="99"/>
          <w:sz w:val="24"/>
          <w:szCs w:val="24"/>
        </w:rPr>
        <w:t>that</w:t>
      </w:r>
      <w:proofErr w:type="gramEnd"/>
    </w:p>
    <w:p w14:paraId="18A06989"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p>
    <w:p w14:paraId="5CFD6A0D"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__ _</w:t>
      </w:r>
    </w:p>
    <w:p w14:paraId="00DA55A6"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p>
    <w:p w14:paraId="53145FBA"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ko954 1 5 months ago</w:t>
      </w:r>
    </w:p>
    <w:p w14:paraId="4FA932AB"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p>
    <w:p w14:paraId="2909B618" w14:textId="77777777" w:rsidR="00D82CCD" w:rsidRPr="00D82CCD" w:rsidRDefault="00D82CCD" w:rsidP="00D82CCD">
      <w:pPr>
        <w:spacing w:line="240" w:lineRule="auto"/>
        <w:ind w:left="851" w:hanging="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clean he </w:t>
      </w:r>
      <w:proofErr w:type="spellStart"/>
      <w:r w:rsidRPr="00D82CCD">
        <w:rPr>
          <w:rFonts w:ascii="Times New Roman" w:eastAsia="Times New Roman" w:hAnsi="Times New Roman" w:cs="Times New Roman"/>
          <w:iCs/>
          <w:color w:val="548DD4" w:themeColor="text2" w:themeTint="99"/>
          <w:sz w:val="24"/>
          <w:szCs w:val="24"/>
        </w:rPr>
        <w:t>aint</w:t>
      </w:r>
      <w:proofErr w:type="spellEnd"/>
      <w:r w:rsidRPr="00D82CCD">
        <w:rPr>
          <w:rFonts w:ascii="Times New Roman" w:eastAsia="Times New Roman" w:hAnsi="Times New Roman" w:cs="Times New Roman"/>
          <w:iCs/>
          <w:color w:val="548DD4" w:themeColor="text2" w:themeTint="99"/>
          <w:sz w:val="24"/>
          <w:szCs w:val="24"/>
        </w:rPr>
        <w:t xml:space="preserve"> </w:t>
      </w:r>
      <w:proofErr w:type="gramStart"/>
      <w:r w:rsidRPr="00D82CCD">
        <w:rPr>
          <w:rFonts w:ascii="Times New Roman" w:eastAsia="Times New Roman" w:hAnsi="Times New Roman" w:cs="Times New Roman"/>
          <w:iCs/>
          <w:color w:val="548DD4" w:themeColor="text2" w:themeTint="99"/>
          <w:sz w:val="24"/>
          <w:szCs w:val="24"/>
        </w:rPr>
        <w:t>lying</w:t>
      </w:r>
      <w:proofErr w:type="gramEnd"/>
    </w:p>
    <w:p w14:paraId="749B86BD"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0D8D0091" w14:textId="77777777" w:rsidR="00D82CCD" w:rsidRPr="00D82CCD" w:rsidRDefault="00D82CCD" w:rsidP="00D82CCD">
      <w:pPr>
        <w:spacing w:line="240" w:lineRule="auto"/>
        <w:rPr>
          <w:rFonts w:ascii="Times New Roman" w:eastAsia="Times New Roman" w:hAnsi="Times New Roman" w:cs="Times New Roman"/>
          <w:b/>
          <w:bCs/>
          <w:i/>
          <w:color w:val="548DD4" w:themeColor="text2" w:themeTint="99"/>
          <w:sz w:val="24"/>
          <w:szCs w:val="24"/>
        </w:rPr>
      </w:pPr>
      <w:commentRangeStart w:id="213"/>
      <w:commentRangeStart w:id="214"/>
      <w:r w:rsidRPr="00D82CCD">
        <w:rPr>
          <w:rFonts w:ascii="Times New Roman" w:eastAsia="Times New Roman" w:hAnsi="Times New Roman" w:cs="Times New Roman"/>
          <w:b/>
          <w:bCs/>
          <w:i/>
          <w:color w:val="548DD4" w:themeColor="text2" w:themeTint="99"/>
          <w:sz w:val="24"/>
          <w:szCs w:val="24"/>
        </w:rPr>
        <w:t>Positive reviews</w:t>
      </w:r>
      <w:commentRangeEnd w:id="213"/>
      <w:r>
        <w:rPr>
          <w:rStyle w:val="CommentReference"/>
        </w:rPr>
        <w:commentReference w:id="213"/>
      </w:r>
      <w:commentRangeEnd w:id="214"/>
      <w:r w:rsidR="00B83922">
        <w:rPr>
          <w:rStyle w:val="CommentReference"/>
        </w:rPr>
        <w:commentReference w:id="214"/>
      </w:r>
    </w:p>
    <w:p w14:paraId="53431E42" w14:textId="77777777" w:rsid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755B708C" w14:textId="0328E76E"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The positive </w:t>
      </w:r>
      <w:commentRangeStart w:id="215"/>
      <w:r w:rsidRPr="00D82CCD">
        <w:rPr>
          <w:rFonts w:ascii="Times New Roman" w:eastAsia="Times New Roman" w:hAnsi="Times New Roman" w:cs="Times New Roman"/>
          <w:iCs/>
          <w:color w:val="548DD4" w:themeColor="text2" w:themeTint="99"/>
          <w:sz w:val="24"/>
          <w:szCs w:val="24"/>
        </w:rPr>
        <w:t xml:space="preserve">reviews are mostly about the quality </w:t>
      </w:r>
      <w:commentRangeEnd w:id="215"/>
      <w:r w:rsidR="004D2F7A">
        <w:rPr>
          <w:rStyle w:val="CommentReference"/>
        </w:rPr>
        <w:commentReference w:id="215"/>
      </w:r>
      <w:r w:rsidRPr="00D82CCD">
        <w:rPr>
          <w:rFonts w:ascii="Times New Roman" w:eastAsia="Times New Roman" w:hAnsi="Times New Roman" w:cs="Times New Roman"/>
          <w:iCs/>
          <w:color w:val="548DD4" w:themeColor="text2" w:themeTint="99"/>
          <w:sz w:val="24"/>
          <w:szCs w:val="24"/>
        </w:rPr>
        <w:t>and effectiveness of the products. The customers appreciate the generosity, trustworthiness, and reputation of the online vendor and fast shipping. The customers think that the vendor offers a decent price for top quality drug.</w:t>
      </w:r>
    </w:p>
    <w:p w14:paraId="4FF99BB3"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35D71126"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Hello friend, </w:t>
      </w:r>
      <w:proofErr w:type="gramStart"/>
      <w:r w:rsidRPr="00D82CCD">
        <w:rPr>
          <w:rFonts w:ascii="Times New Roman" w:eastAsia="Times New Roman" w:hAnsi="Times New Roman" w:cs="Times New Roman"/>
          <w:iCs/>
          <w:color w:val="548DD4" w:themeColor="text2" w:themeTint="99"/>
          <w:sz w:val="24"/>
          <w:szCs w:val="24"/>
        </w:rPr>
        <w:t>first of all</w:t>
      </w:r>
      <w:proofErr w:type="gramEnd"/>
      <w:r w:rsidRPr="00D82CCD">
        <w:rPr>
          <w:rFonts w:ascii="Times New Roman" w:eastAsia="Times New Roman" w:hAnsi="Times New Roman" w:cs="Times New Roman"/>
          <w:iCs/>
          <w:color w:val="548DD4" w:themeColor="text2" w:themeTint="99"/>
          <w:sz w:val="24"/>
          <w:szCs w:val="24"/>
        </w:rPr>
        <w:t xml:space="preserve">, I would like to thank you very much for trusting me and for sending a sample of each product as generously as I expected. Then I am grateful for your silence on your word. Not even five or ten stars is less than you. For one thing, I haven’t tried anything of superior quality on your products so far. Really very high quality and effective products. When it comes to price, I think they deserve more, so you put a very low price on this quality. From now on I will </w:t>
      </w:r>
      <w:proofErr w:type="gramStart"/>
      <w:r w:rsidRPr="00D82CCD">
        <w:rPr>
          <w:rFonts w:ascii="Times New Roman" w:eastAsia="Times New Roman" w:hAnsi="Times New Roman" w:cs="Times New Roman"/>
          <w:iCs/>
          <w:color w:val="548DD4" w:themeColor="text2" w:themeTint="99"/>
          <w:sz w:val="24"/>
          <w:szCs w:val="24"/>
        </w:rPr>
        <w:t>definitely recommend</w:t>
      </w:r>
      <w:proofErr w:type="gramEnd"/>
      <w:r w:rsidRPr="00D82CCD">
        <w:rPr>
          <w:rFonts w:ascii="Times New Roman" w:eastAsia="Times New Roman" w:hAnsi="Times New Roman" w:cs="Times New Roman"/>
          <w:iCs/>
          <w:color w:val="548DD4" w:themeColor="text2" w:themeTint="99"/>
          <w:sz w:val="24"/>
          <w:szCs w:val="24"/>
        </w:rPr>
        <w:t xml:space="preserve"> you to my friends and relatives and from now on you are our Top seller. Congratulations again please keep you going like this. Best regards </w:t>
      </w:r>
      <w:proofErr w:type="spellStart"/>
      <w:r w:rsidRPr="00D82CCD">
        <w:rPr>
          <w:rFonts w:ascii="Times New Roman" w:eastAsia="Times New Roman" w:hAnsi="Times New Roman" w:cs="Times New Roman"/>
          <w:iCs/>
          <w:color w:val="548DD4" w:themeColor="text2" w:themeTint="99"/>
          <w:sz w:val="24"/>
          <w:szCs w:val="24"/>
        </w:rPr>
        <w:t>Orkan</w:t>
      </w:r>
      <w:proofErr w:type="spellEnd"/>
      <w:r w:rsidRPr="00D82CCD">
        <w:rPr>
          <w:rFonts w:ascii="Times New Roman" w:eastAsia="Times New Roman" w:hAnsi="Times New Roman" w:cs="Times New Roman"/>
          <w:iCs/>
          <w:color w:val="548DD4" w:themeColor="text2" w:themeTint="99"/>
          <w:sz w:val="24"/>
          <w:szCs w:val="24"/>
        </w:rPr>
        <w:t xml:space="preserve"> (00662, Pos. 155-166)</w:t>
      </w:r>
    </w:p>
    <w:p w14:paraId="16B9A098"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6A52AD20"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If you want top quality bars at decent price hit up </w:t>
      </w:r>
      <w:proofErr w:type="spellStart"/>
      <w:r w:rsidRPr="00D82CCD">
        <w:rPr>
          <w:rFonts w:ascii="Times New Roman" w:eastAsia="Times New Roman" w:hAnsi="Times New Roman" w:cs="Times New Roman"/>
          <w:iCs/>
          <w:color w:val="548DD4" w:themeColor="text2" w:themeTint="99"/>
          <w:sz w:val="24"/>
          <w:szCs w:val="24"/>
        </w:rPr>
        <w:t>cannedgoods</w:t>
      </w:r>
      <w:proofErr w:type="spellEnd"/>
      <w:r w:rsidRPr="00D82CCD">
        <w:rPr>
          <w:rFonts w:ascii="Times New Roman" w:eastAsia="Times New Roman" w:hAnsi="Times New Roman" w:cs="Times New Roman"/>
          <w:iCs/>
          <w:color w:val="548DD4" w:themeColor="text2" w:themeTint="99"/>
          <w:sz w:val="24"/>
          <w:szCs w:val="24"/>
        </w:rPr>
        <w:t xml:space="preserve"> on here it’s very fast shipping and always throw in a few extra D __ __ (00937, Pos. 85-89)</w:t>
      </w:r>
    </w:p>
    <w:p w14:paraId="00C89087"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295D2DBD"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get </w:t>
      </w:r>
      <w:proofErr w:type="gramStart"/>
      <w:r w:rsidRPr="00D82CCD">
        <w:rPr>
          <w:rFonts w:ascii="Times New Roman" w:eastAsia="Times New Roman" w:hAnsi="Times New Roman" w:cs="Times New Roman"/>
          <w:iCs/>
          <w:color w:val="548DD4" w:themeColor="text2" w:themeTint="99"/>
          <w:sz w:val="24"/>
          <w:szCs w:val="24"/>
        </w:rPr>
        <w:t>it..</w:t>
      </w:r>
      <w:proofErr w:type="gramEnd"/>
      <w:r w:rsidRPr="00D82CCD">
        <w:rPr>
          <w:rFonts w:ascii="Times New Roman" w:eastAsia="Times New Roman" w:hAnsi="Times New Roman" w:cs="Times New Roman"/>
          <w:iCs/>
          <w:color w:val="548DD4" w:themeColor="text2" w:themeTint="99"/>
          <w:sz w:val="24"/>
          <w:szCs w:val="24"/>
        </w:rPr>
        <w:t xml:space="preserve"> quality was A+ D __ __ DeepDarkCasino2009 1 2 months ago very good…. shipping </w:t>
      </w:r>
      <w:proofErr w:type="gramStart"/>
      <w:r w:rsidRPr="00D82CCD">
        <w:rPr>
          <w:rFonts w:ascii="Times New Roman" w:eastAsia="Times New Roman" w:hAnsi="Times New Roman" w:cs="Times New Roman"/>
          <w:iCs/>
          <w:color w:val="548DD4" w:themeColor="text2" w:themeTint="99"/>
          <w:sz w:val="24"/>
          <w:szCs w:val="24"/>
        </w:rPr>
        <w:t>SUCKED..</w:t>
      </w:r>
      <w:proofErr w:type="gramEnd"/>
      <w:r w:rsidRPr="00D82CCD">
        <w:rPr>
          <w:rFonts w:ascii="Times New Roman" w:eastAsia="Times New Roman" w:hAnsi="Times New Roman" w:cs="Times New Roman"/>
          <w:iCs/>
          <w:color w:val="548DD4" w:themeColor="text2" w:themeTint="99"/>
          <w:sz w:val="24"/>
          <w:szCs w:val="24"/>
        </w:rPr>
        <w:t xml:space="preserve"> quality of product A+ I (01025, Pos. 50-56)</w:t>
      </w:r>
    </w:p>
    <w:p w14:paraId="76B062F5"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p>
    <w:p w14:paraId="67D1384A"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Not my first purchase I’ve made from y’all, I made several purchases on world from </w:t>
      </w:r>
      <w:proofErr w:type="gramStart"/>
      <w:r w:rsidRPr="00D82CCD">
        <w:rPr>
          <w:rFonts w:ascii="Times New Roman" w:eastAsia="Times New Roman" w:hAnsi="Times New Roman" w:cs="Times New Roman"/>
          <w:iCs/>
          <w:color w:val="548DD4" w:themeColor="text2" w:themeTint="99"/>
          <w:sz w:val="24"/>
          <w:szCs w:val="24"/>
        </w:rPr>
        <w:t>you..</w:t>
      </w:r>
      <w:proofErr w:type="gramEnd"/>
      <w:r w:rsidRPr="00D82CCD">
        <w:rPr>
          <w:rFonts w:ascii="Times New Roman" w:eastAsia="Times New Roman" w:hAnsi="Times New Roman" w:cs="Times New Roman"/>
          <w:iCs/>
          <w:color w:val="548DD4" w:themeColor="text2" w:themeTint="99"/>
          <w:sz w:val="24"/>
          <w:szCs w:val="24"/>
        </w:rPr>
        <w:t xml:space="preserve"> I’m looking for </w:t>
      </w:r>
      <w:proofErr w:type="gramStart"/>
      <w:r w:rsidRPr="00D82CCD">
        <w:rPr>
          <w:rFonts w:ascii="Times New Roman" w:eastAsia="Times New Roman" w:hAnsi="Times New Roman" w:cs="Times New Roman"/>
          <w:iCs/>
          <w:color w:val="548DD4" w:themeColor="text2" w:themeTint="99"/>
          <w:sz w:val="24"/>
          <w:szCs w:val="24"/>
        </w:rPr>
        <w:t>a .</w:t>
      </w:r>
      <w:proofErr w:type="gramEnd"/>
      <w:r w:rsidRPr="00D82CCD">
        <w:rPr>
          <w:rFonts w:ascii="Times New Roman" w:eastAsia="Times New Roman" w:hAnsi="Times New Roman" w:cs="Times New Roman"/>
          <w:iCs/>
          <w:color w:val="548DD4" w:themeColor="text2" w:themeTint="99"/>
          <w:sz w:val="24"/>
          <w:szCs w:val="24"/>
        </w:rPr>
        <w:t xml:space="preserve"> 5 gram of top shelf goods!! Thank you very much, for your time!!!! (00610, Pos. 33-35)</w:t>
      </w:r>
    </w:p>
    <w:p w14:paraId="60696B0A"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473C37A6"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A customer shared his good experience, which can be used as a reference for other drug users in terms of dosage and effects.</w:t>
      </w:r>
    </w:p>
    <w:p w14:paraId="6C2FAD0D"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7C0EAC14" w14:textId="77777777" w:rsidR="00D82CCD" w:rsidRPr="00D82CCD" w:rsidRDefault="00D82CCD" w:rsidP="00D82CCD">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Me and a friend had a trippy NYE with </w:t>
      </w:r>
      <w:proofErr w:type="gramStart"/>
      <w:r w:rsidRPr="00D82CCD">
        <w:rPr>
          <w:rFonts w:ascii="Times New Roman" w:eastAsia="Times New Roman" w:hAnsi="Times New Roman" w:cs="Times New Roman"/>
          <w:iCs/>
          <w:color w:val="548DD4" w:themeColor="text2" w:themeTint="99"/>
          <w:sz w:val="24"/>
          <w:szCs w:val="24"/>
        </w:rPr>
        <w:t>this tabs</w:t>
      </w:r>
      <w:proofErr w:type="gramEnd"/>
      <w:r w:rsidRPr="00D82CCD">
        <w:rPr>
          <w:rFonts w:ascii="Times New Roman" w:eastAsia="Times New Roman" w:hAnsi="Times New Roman" w:cs="Times New Roman"/>
          <w:iCs/>
          <w:color w:val="548DD4" w:themeColor="text2" w:themeTint="99"/>
          <w:sz w:val="24"/>
          <w:szCs w:val="24"/>
        </w:rPr>
        <w:t xml:space="preserve">. I got some different tabs than showed on the pictures (the trader </w:t>
      </w:r>
      <w:proofErr w:type="gramStart"/>
      <w:r w:rsidRPr="00D82CCD">
        <w:rPr>
          <w:rFonts w:ascii="Times New Roman" w:eastAsia="Times New Roman" w:hAnsi="Times New Roman" w:cs="Times New Roman"/>
          <w:iCs/>
          <w:color w:val="548DD4" w:themeColor="text2" w:themeTint="99"/>
          <w:sz w:val="24"/>
          <w:szCs w:val="24"/>
        </w:rPr>
        <w:t>confirmed,</w:t>
      </w:r>
      <w:proofErr w:type="gramEnd"/>
      <w:r w:rsidRPr="00D82CCD">
        <w:rPr>
          <w:rFonts w:ascii="Times New Roman" w:eastAsia="Times New Roman" w:hAnsi="Times New Roman" w:cs="Times New Roman"/>
          <w:iCs/>
          <w:color w:val="548DD4" w:themeColor="text2" w:themeTint="99"/>
          <w:sz w:val="24"/>
          <w:szCs w:val="24"/>
        </w:rPr>
        <w:t xml:space="preserve"> that they would have the same dose), and each of us had 1,5 tabs. It was super </w:t>
      </w:r>
      <w:proofErr w:type="gramStart"/>
      <w:r w:rsidRPr="00D82CCD">
        <w:rPr>
          <w:rFonts w:ascii="Times New Roman" w:eastAsia="Times New Roman" w:hAnsi="Times New Roman" w:cs="Times New Roman"/>
          <w:iCs/>
          <w:color w:val="548DD4" w:themeColor="text2" w:themeTint="99"/>
          <w:sz w:val="24"/>
          <w:szCs w:val="24"/>
        </w:rPr>
        <w:t>intense</w:t>
      </w:r>
      <w:proofErr w:type="gramEnd"/>
      <w:r w:rsidRPr="00D82CCD">
        <w:rPr>
          <w:rFonts w:ascii="Times New Roman" w:eastAsia="Times New Roman" w:hAnsi="Times New Roman" w:cs="Times New Roman"/>
          <w:iCs/>
          <w:color w:val="548DD4" w:themeColor="text2" w:themeTint="99"/>
          <w:sz w:val="24"/>
          <w:szCs w:val="24"/>
        </w:rPr>
        <w:t xml:space="preserve"> and we laughed for hours. Can totally recommend! (00903, Pos. 77-81)</w:t>
      </w:r>
    </w:p>
    <w:p w14:paraId="59EC6BE2"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5DF3973D" w14:textId="77777777" w:rsidR="00D82CCD" w:rsidRPr="00D82CCD" w:rsidRDefault="00D82CCD" w:rsidP="00D82CCD">
      <w:pPr>
        <w:spacing w:line="240" w:lineRule="auto"/>
        <w:rPr>
          <w:rFonts w:ascii="Times New Roman" w:eastAsia="Times New Roman" w:hAnsi="Times New Roman" w:cs="Times New Roman"/>
          <w:b/>
          <w:bCs/>
          <w:i/>
          <w:color w:val="548DD4" w:themeColor="text2" w:themeTint="99"/>
          <w:sz w:val="24"/>
          <w:szCs w:val="24"/>
        </w:rPr>
      </w:pPr>
      <w:commentRangeStart w:id="216"/>
      <w:r w:rsidRPr="00D82CCD">
        <w:rPr>
          <w:rFonts w:ascii="Times New Roman" w:eastAsia="Times New Roman" w:hAnsi="Times New Roman" w:cs="Times New Roman"/>
          <w:b/>
          <w:bCs/>
          <w:i/>
          <w:color w:val="548DD4" w:themeColor="text2" w:themeTint="99"/>
          <w:sz w:val="24"/>
          <w:szCs w:val="24"/>
        </w:rPr>
        <w:t>Negative Reviews</w:t>
      </w:r>
      <w:commentRangeEnd w:id="216"/>
      <w:r w:rsidR="00513945">
        <w:rPr>
          <w:rStyle w:val="CommentReference"/>
        </w:rPr>
        <w:commentReference w:id="216"/>
      </w:r>
    </w:p>
    <w:p w14:paraId="45CD88B3" w14:textId="77777777" w:rsid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64FDECB4" w14:textId="6372CA73"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The negative reviews are mostly about the poor quality and low potency of the products. The customers complain that they had to take more than usual to feel any effect, or that the effect was too short or abysmal.</w:t>
      </w:r>
    </w:p>
    <w:p w14:paraId="7C6EA4A8"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3BAFB71E"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The customers accuse the vendor of writing their own reviews, or of sending them bad batches of products.</w:t>
      </w:r>
    </w:p>
    <w:p w14:paraId="5F10DDED"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251EB9BF"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The customers hope that the online seller will get caught by the authorities, or that karma will get them.</w:t>
      </w:r>
    </w:p>
    <w:p w14:paraId="26C89667"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783EA1DD"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The customers also express their anger and frustration about the slow or failed delivery of the products, or the risk of getting scammed or phished.</w:t>
      </w:r>
    </w:p>
    <w:p w14:paraId="15D4A12F"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19385255"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I tried the 3mmc of this trader before and have to say, that this was disappointing. Had to take the double for a nice effect, that only lasted 30 min. I don’t know if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might have gotten a batch that was not that good. (00902, Pos. 62-65)</w:t>
      </w:r>
    </w:p>
    <w:p w14:paraId="20BB3A95"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
    <w:p w14:paraId="49C32658"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there </w:t>
      </w:r>
      <w:proofErr w:type="gramStart"/>
      <w:r w:rsidRPr="00D82CCD">
        <w:rPr>
          <w:rFonts w:ascii="Times New Roman" w:eastAsia="Times New Roman" w:hAnsi="Times New Roman" w:cs="Times New Roman"/>
          <w:iCs/>
          <w:color w:val="548DD4" w:themeColor="text2" w:themeTint="99"/>
          <w:sz w:val="24"/>
          <w:szCs w:val="24"/>
        </w:rPr>
        <w:t>shit</w:t>
      </w:r>
      <w:proofErr w:type="gramEnd"/>
      <w:r w:rsidRPr="00D82CCD">
        <w:rPr>
          <w:rFonts w:ascii="Times New Roman" w:eastAsia="Times New Roman" w:hAnsi="Times New Roman" w:cs="Times New Roman"/>
          <w:iCs/>
          <w:color w:val="548DD4" w:themeColor="text2" w:themeTint="99"/>
          <w:sz w:val="24"/>
          <w:szCs w:val="24"/>
        </w:rPr>
        <w:t xml:space="preserve"> never shows up </w:t>
      </w:r>
      <w:proofErr w:type="spellStart"/>
      <w:r w:rsidRPr="00D82CCD">
        <w:rPr>
          <w:rFonts w:ascii="Times New Roman" w:eastAsia="Times New Roman" w:hAnsi="Times New Roman" w:cs="Times New Roman"/>
          <w:iCs/>
          <w:color w:val="548DD4" w:themeColor="text2" w:themeTint="99"/>
          <w:sz w:val="24"/>
          <w:szCs w:val="24"/>
        </w:rPr>
        <w:t>ive</w:t>
      </w:r>
      <w:proofErr w:type="spellEnd"/>
      <w:r w:rsidRPr="00D82CCD">
        <w:rPr>
          <w:rFonts w:ascii="Times New Roman" w:eastAsia="Times New Roman" w:hAnsi="Times New Roman" w:cs="Times New Roman"/>
          <w:iCs/>
          <w:color w:val="548DD4" w:themeColor="text2" w:themeTint="99"/>
          <w:sz w:val="24"/>
          <w:szCs w:val="24"/>
        </w:rPr>
        <w:t xml:space="preserve"> order from multiple sites from these guys </w:t>
      </w:r>
      <w:proofErr w:type="spellStart"/>
      <w:r w:rsidRPr="00D82CCD">
        <w:rPr>
          <w:rFonts w:ascii="Times New Roman" w:eastAsia="Times New Roman" w:hAnsi="Times New Roman" w:cs="Times New Roman"/>
          <w:iCs/>
          <w:color w:val="548DD4" w:themeColor="text2" w:themeTint="99"/>
          <w:sz w:val="24"/>
          <w:szCs w:val="24"/>
        </w:rPr>
        <w:t>cuz</w:t>
      </w:r>
      <w:proofErr w:type="spellEnd"/>
      <w:r w:rsidRPr="00D82CCD">
        <w:rPr>
          <w:rFonts w:ascii="Times New Roman" w:eastAsia="Times New Roman" w:hAnsi="Times New Roman" w:cs="Times New Roman"/>
          <w:iCs/>
          <w:color w:val="548DD4" w:themeColor="text2" w:themeTint="99"/>
          <w:sz w:val="24"/>
          <w:szCs w:val="24"/>
        </w:rPr>
        <w:t xml:space="preserve">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trust vendors </w:t>
      </w:r>
      <w:proofErr w:type="spellStart"/>
      <w:r w:rsidRPr="00D82CCD">
        <w:rPr>
          <w:rFonts w:ascii="Times New Roman" w:eastAsia="Times New Roman" w:hAnsi="Times New Roman" w:cs="Times New Roman"/>
          <w:iCs/>
          <w:color w:val="548DD4" w:themeColor="text2" w:themeTint="99"/>
          <w:sz w:val="24"/>
          <w:szCs w:val="24"/>
        </w:rPr>
        <w:t>whove</w:t>
      </w:r>
      <w:proofErr w:type="spellEnd"/>
      <w:r w:rsidRPr="00D82CCD">
        <w:rPr>
          <w:rFonts w:ascii="Times New Roman" w:eastAsia="Times New Roman" w:hAnsi="Times New Roman" w:cs="Times New Roman"/>
          <w:iCs/>
          <w:color w:val="548DD4" w:themeColor="text2" w:themeTint="99"/>
          <w:sz w:val="24"/>
          <w:szCs w:val="24"/>
        </w:rPr>
        <w:t xml:space="preserve"> been around awhile. </w:t>
      </w:r>
      <w:proofErr w:type="gramStart"/>
      <w:r w:rsidRPr="00D82CCD">
        <w:rPr>
          <w:rFonts w:ascii="Times New Roman" w:eastAsia="Times New Roman" w:hAnsi="Times New Roman" w:cs="Times New Roman"/>
          <w:iCs/>
          <w:color w:val="548DD4" w:themeColor="text2" w:themeTint="99"/>
          <w:sz w:val="24"/>
          <w:szCs w:val="24"/>
        </w:rPr>
        <w:t>fuck</w:t>
      </w:r>
      <w:proofErr w:type="gramEnd"/>
      <w:r w:rsidRPr="00D82CCD">
        <w:rPr>
          <w:rFonts w:ascii="Times New Roman" w:eastAsia="Times New Roman" w:hAnsi="Times New Roman" w:cs="Times New Roman"/>
          <w:iCs/>
          <w:color w:val="548DD4" w:themeColor="text2" w:themeTint="99"/>
          <w:sz w:val="24"/>
          <w:szCs w:val="24"/>
        </w:rPr>
        <w:t xml:space="preserve"> these guys. hope they get </w:t>
      </w:r>
      <w:proofErr w:type="gramStart"/>
      <w:r w:rsidRPr="00D82CCD">
        <w:rPr>
          <w:rFonts w:ascii="Times New Roman" w:eastAsia="Times New Roman" w:hAnsi="Times New Roman" w:cs="Times New Roman"/>
          <w:iCs/>
          <w:color w:val="548DD4" w:themeColor="text2" w:themeTint="99"/>
          <w:sz w:val="24"/>
          <w:szCs w:val="24"/>
        </w:rPr>
        <w:t>there</w:t>
      </w:r>
      <w:proofErr w:type="gramEnd"/>
      <w:r w:rsidRPr="00D82CCD">
        <w:rPr>
          <w:rFonts w:ascii="Times New Roman" w:eastAsia="Times New Roman" w:hAnsi="Times New Roman" w:cs="Times New Roman"/>
          <w:iCs/>
          <w:color w:val="548DD4" w:themeColor="text2" w:themeTint="99"/>
          <w:sz w:val="24"/>
          <w:szCs w:val="24"/>
        </w:rPr>
        <w:t xml:space="preserve"> door kicked in.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believe n karma.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was low on money on the </w:t>
      </w:r>
      <w:proofErr w:type="gramStart"/>
      <w:r w:rsidRPr="00D82CCD">
        <w:rPr>
          <w:rFonts w:ascii="Times New Roman" w:eastAsia="Times New Roman" w:hAnsi="Times New Roman" w:cs="Times New Roman"/>
          <w:iCs/>
          <w:color w:val="548DD4" w:themeColor="text2" w:themeTint="99"/>
          <w:sz w:val="24"/>
          <w:szCs w:val="24"/>
        </w:rPr>
        <w:t>3nd</w:t>
      </w:r>
      <w:proofErr w:type="gramEnd"/>
      <w:r w:rsidRPr="00D82CCD">
        <w:rPr>
          <w:rFonts w:ascii="Times New Roman" w:eastAsia="Times New Roman" w:hAnsi="Times New Roman" w:cs="Times New Roman"/>
          <w:iCs/>
          <w:color w:val="548DD4" w:themeColor="text2" w:themeTint="99"/>
          <w:sz w:val="24"/>
          <w:szCs w:val="24"/>
        </w:rPr>
        <w:t xml:space="preserve"> time they fucked me (00934, Pos. 78-81)</w:t>
      </w:r>
    </w:p>
    <w:p w14:paraId="5EA2CAFE"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
    <w:p w14:paraId="265267FD"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r w:rsidRPr="00D82CCD">
        <w:rPr>
          <w:rFonts w:ascii="Times New Roman" w:eastAsia="Times New Roman" w:hAnsi="Times New Roman" w:cs="Times New Roman"/>
          <w:iCs/>
          <w:color w:val="548DD4" w:themeColor="text2" w:themeTint="99"/>
          <w:sz w:val="24"/>
          <w:szCs w:val="24"/>
        </w:rPr>
        <w:t xml:space="preserve">Bull </w:t>
      </w:r>
      <w:proofErr w:type="gramStart"/>
      <w:r w:rsidRPr="00D82CCD">
        <w:rPr>
          <w:rFonts w:ascii="Times New Roman" w:eastAsia="Times New Roman" w:hAnsi="Times New Roman" w:cs="Times New Roman"/>
          <w:iCs/>
          <w:color w:val="548DD4" w:themeColor="text2" w:themeTint="99"/>
          <w:sz w:val="24"/>
          <w:szCs w:val="24"/>
        </w:rPr>
        <w:t>shit !!!!!</w:t>
      </w:r>
      <w:proofErr w:type="gramEnd"/>
      <w:r w:rsidRPr="00D82CCD">
        <w:rPr>
          <w:rFonts w:ascii="Times New Roman" w:eastAsia="Times New Roman" w:hAnsi="Times New Roman" w:cs="Times New Roman"/>
          <w:iCs/>
          <w:color w:val="548DD4" w:themeColor="text2" w:themeTint="99"/>
          <w:sz w:val="24"/>
          <w:szCs w:val="24"/>
        </w:rPr>
        <w:t xml:space="preserve"> The fella rights his own </w:t>
      </w:r>
      <w:proofErr w:type="gramStart"/>
      <w:r w:rsidRPr="00D82CCD">
        <w:rPr>
          <w:rFonts w:ascii="Times New Roman" w:eastAsia="Times New Roman" w:hAnsi="Times New Roman" w:cs="Times New Roman"/>
          <w:iCs/>
          <w:color w:val="548DD4" w:themeColor="text2" w:themeTint="99"/>
          <w:sz w:val="24"/>
          <w:szCs w:val="24"/>
        </w:rPr>
        <w:t>reviews !</w:t>
      </w:r>
      <w:proofErr w:type="gramEnd"/>
      <w:r w:rsidRPr="00D82CCD">
        <w:rPr>
          <w:rFonts w:ascii="Times New Roman" w:eastAsia="Times New Roman" w:hAnsi="Times New Roman" w:cs="Times New Roman"/>
          <w:iCs/>
          <w:color w:val="548DD4" w:themeColor="text2" w:themeTint="99"/>
          <w:sz w:val="24"/>
          <w:szCs w:val="24"/>
        </w:rPr>
        <w:t xml:space="preserve"> Don’t waste </w:t>
      </w:r>
      <w:proofErr w:type="spellStart"/>
      <w:r w:rsidRPr="00D82CCD">
        <w:rPr>
          <w:rFonts w:ascii="Times New Roman" w:eastAsia="Times New Roman" w:hAnsi="Times New Roman" w:cs="Times New Roman"/>
          <w:iCs/>
          <w:color w:val="548DD4" w:themeColor="text2" w:themeTint="99"/>
          <w:sz w:val="24"/>
          <w:szCs w:val="24"/>
        </w:rPr>
        <w:t>yomoney</w:t>
      </w:r>
      <w:proofErr w:type="spellEnd"/>
      <w:r w:rsidRPr="00D82CCD">
        <w:rPr>
          <w:rFonts w:ascii="Times New Roman" w:eastAsia="Times New Roman" w:hAnsi="Times New Roman" w:cs="Times New Roman"/>
          <w:iCs/>
          <w:color w:val="548DD4" w:themeColor="text2" w:themeTint="99"/>
          <w:sz w:val="24"/>
          <w:szCs w:val="24"/>
        </w:rPr>
        <w:t xml:space="preserve">. Fast delivery - yes - quality - </w:t>
      </w:r>
      <w:proofErr w:type="gramStart"/>
      <w:r w:rsidRPr="00D82CCD">
        <w:rPr>
          <w:rFonts w:ascii="Times New Roman" w:eastAsia="Times New Roman" w:hAnsi="Times New Roman" w:cs="Times New Roman"/>
          <w:iCs/>
          <w:color w:val="548DD4" w:themeColor="text2" w:themeTint="99"/>
          <w:sz w:val="24"/>
          <w:szCs w:val="24"/>
        </w:rPr>
        <w:t>abysmal !</w:t>
      </w:r>
      <w:proofErr w:type="gramEnd"/>
      <w:r w:rsidRPr="00D82CCD">
        <w:rPr>
          <w:rFonts w:ascii="Times New Roman" w:eastAsia="Times New Roman" w:hAnsi="Times New Roman" w:cs="Times New Roman"/>
          <w:iCs/>
          <w:color w:val="548DD4" w:themeColor="text2" w:themeTint="99"/>
          <w:sz w:val="24"/>
          <w:szCs w:val="24"/>
        </w:rPr>
        <w:t xml:space="preserve"> He probably got a shit few bars didn’t want to take the hit so he </w:t>
      </w:r>
      <w:proofErr w:type="gramStart"/>
      <w:r w:rsidRPr="00D82CCD">
        <w:rPr>
          <w:rFonts w:ascii="Times New Roman" w:eastAsia="Times New Roman" w:hAnsi="Times New Roman" w:cs="Times New Roman"/>
          <w:iCs/>
          <w:color w:val="548DD4" w:themeColor="text2" w:themeTint="99"/>
          <w:sz w:val="24"/>
          <w:szCs w:val="24"/>
        </w:rPr>
        <w:t>forward</w:t>
      </w:r>
      <w:proofErr w:type="gramEnd"/>
      <w:r w:rsidRPr="00D82CCD">
        <w:rPr>
          <w:rFonts w:ascii="Times New Roman" w:eastAsia="Times New Roman" w:hAnsi="Times New Roman" w:cs="Times New Roman"/>
          <w:iCs/>
          <w:color w:val="548DD4" w:themeColor="text2" w:themeTint="99"/>
          <w:sz w:val="24"/>
          <w:szCs w:val="24"/>
        </w:rPr>
        <w:t xml:space="preserve"> it to us to online mugs! (01092, Pos. 100-102)</w:t>
      </w:r>
    </w:p>
    <w:p w14:paraId="426C1619"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
    <w:p w14:paraId="479897F8"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roofErr w:type="spellStart"/>
      <w:r w:rsidRPr="00D82CCD">
        <w:rPr>
          <w:rFonts w:ascii="Times New Roman" w:eastAsia="Times New Roman" w:hAnsi="Times New Roman" w:cs="Times New Roman"/>
          <w:iCs/>
          <w:color w:val="548DD4" w:themeColor="text2" w:themeTint="99"/>
          <w:sz w:val="24"/>
          <w:szCs w:val="24"/>
        </w:rPr>
        <w:lastRenderedPageBreak/>
        <w:t>i</w:t>
      </w:r>
      <w:proofErr w:type="spellEnd"/>
      <w:r w:rsidRPr="00D82CCD">
        <w:rPr>
          <w:rFonts w:ascii="Times New Roman" w:eastAsia="Times New Roman" w:hAnsi="Times New Roman" w:cs="Times New Roman"/>
          <w:iCs/>
          <w:color w:val="548DD4" w:themeColor="text2" w:themeTint="99"/>
          <w:sz w:val="24"/>
          <w:szCs w:val="24"/>
        </w:rPr>
        <w:t xml:space="preserve"> am </w:t>
      </w:r>
      <w:proofErr w:type="spellStart"/>
      <w:r w:rsidRPr="00D82CCD">
        <w:rPr>
          <w:rFonts w:ascii="Times New Roman" w:eastAsia="Times New Roman" w:hAnsi="Times New Roman" w:cs="Times New Roman"/>
          <w:iCs/>
          <w:color w:val="548DD4" w:themeColor="text2" w:themeTint="99"/>
          <w:sz w:val="24"/>
          <w:szCs w:val="24"/>
        </w:rPr>
        <w:t>lilou</w:t>
      </w:r>
      <w:proofErr w:type="spellEnd"/>
      <w:r w:rsidRPr="00D82CCD">
        <w:rPr>
          <w:rFonts w:ascii="Times New Roman" w:eastAsia="Times New Roman" w:hAnsi="Times New Roman" w:cs="Times New Roman"/>
          <w:iCs/>
          <w:color w:val="548DD4" w:themeColor="text2" w:themeTint="99"/>
          <w:sz w:val="24"/>
          <w:szCs w:val="24"/>
        </w:rPr>
        <w:t xml:space="preserve">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had a bad experience yesterday so </w:t>
      </w:r>
      <w:proofErr w:type="spellStart"/>
      <w:r w:rsidRPr="00D82CCD">
        <w:rPr>
          <w:rFonts w:ascii="Times New Roman" w:eastAsia="Times New Roman" w:hAnsi="Times New Roman" w:cs="Times New Roman"/>
          <w:iCs/>
          <w:color w:val="548DD4" w:themeColor="text2" w:themeTint="99"/>
          <w:sz w:val="24"/>
          <w:szCs w:val="24"/>
        </w:rPr>
        <w:t>todai</w:t>
      </w:r>
      <w:proofErr w:type="spellEnd"/>
      <w:r w:rsidRPr="00D82CCD">
        <w:rPr>
          <w:rFonts w:ascii="Times New Roman" w:eastAsia="Times New Roman" w:hAnsi="Times New Roman" w:cs="Times New Roman"/>
          <w:iCs/>
          <w:color w:val="548DD4" w:themeColor="text2" w:themeTint="99"/>
          <w:sz w:val="24"/>
          <w:szCs w:val="24"/>
        </w:rPr>
        <w:t xml:space="preserve">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try with the smallest item to see how is </w:t>
      </w:r>
      <w:proofErr w:type="spellStart"/>
      <w:r w:rsidRPr="00D82CCD">
        <w:rPr>
          <w:rFonts w:ascii="Times New Roman" w:eastAsia="Times New Roman" w:hAnsi="Times New Roman" w:cs="Times New Roman"/>
          <w:iCs/>
          <w:color w:val="548DD4" w:themeColor="text2" w:themeTint="99"/>
          <w:sz w:val="24"/>
          <w:szCs w:val="24"/>
        </w:rPr>
        <w:t>yout</w:t>
      </w:r>
      <w:proofErr w:type="spellEnd"/>
      <w:r w:rsidRPr="00D82CCD">
        <w:rPr>
          <w:rFonts w:ascii="Times New Roman" w:eastAsia="Times New Roman" w:hAnsi="Times New Roman" w:cs="Times New Roman"/>
          <w:iCs/>
          <w:color w:val="548DD4" w:themeColor="text2" w:themeTint="99"/>
          <w:sz w:val="24"/>
          <w:szCs w:val="24"/>
        </w:rPr>
        <w:t xml:space="preserve"> stuff and if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will not be phished lost 130e yesterday so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am not happy hope you can send it quickly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have problems with </w:t>
      </w:r>
      <w:proofErr w:type="spellStart"/>
      <w:r w:rsidRPr="00D82CCD">
        <w:rPr>
          <w:rFonts w:ascii="Times New Roman" w:eastAsia="Times New Roman" w:hAnsi="Times New Roman" w:cs="Times New Roman"/>
          <w:iCs/>
          <w:color w:val="548DD4" w:themeColor="text2" w:themeTint="99"/>
          <w:sz w:val="24"/>
          <w:szCs w:val="24"/>
        </w:rPr>
        <w:t>kleopatra</w:t>
      </w:r>
      <w:proofErr w:type="spellEnd"/>
      <w:r w:rsidRPr="00D82CCD">
        <w:rPr>
          <w:rFonts w:ascii="Times New Roman" w:eastAsia="Times New Roman" w:hAnsi="Times New Roman" w:cs="Times New Roman"/>
          <w:iCs/>
          <w:color w:val="548DD4" w:themeColor="text2" w:themeTint="99"/>
          <w:sz w:val="24"/>
          <w:szCs w:val="24"/>
        </w:rPr>
        <w:t xml:space="preserve"> it is not so easy as my former </w:t>
      </w:r>
      <w:proofErr w:type="spellStart"/>
      <w:r w:rsidRPr="00D82CCD">
        <w:rPr>
          <w:rFonts w:ascii="Times New Roman" w:eastAsia="Times New Roman" w:hAnsi="Times New Roman" w:cs="Times New Roman"/>
          <w:iCs/>
          <w:color w:val="548DD4" w:themeColor="text2" w:themeTint="99"/>
          <w:sz w:val="24"/>
          <w:szCs w:val="24"/>
        </w:rPr>
        <w:t>pgp</w:t>
      </w:r>
      <w:proofErr w:type="spellEnd"/>
      <w:r w:rsidRPr="00D82CCD">
        <w:rPr>
          <w:rFonts w:ascii="Times New Roman" w:eastAsia="Times New Roman" w:hAnsi="Times New Roman" w:cs="Times New Roman"/>
          <w:iCs/>
          <w:color w:val="548DD4" w:themeColor="text2" w:themeTint="99"/>
          <w:sz w:val="24"/>
          <w:szCs w:val="24"/>
        </w:rPr>
        <w:t xml:space="preserve"> (00929, Pos. 69-73)</w:t>
      </w:r>
    </w:p>
    <w:p w14:paraId="440AEB99" w14:textId="77777777" w:rsidR="00D82CCD" w:rsidRPr="00D82CCD" w:rsidRDefault="00D82CCD" w:rsidP="00D82CCD">
      <w:pPr>
        <w:spacing w:line="240" w:lineRule="auto"/>
        <w:rPr>
          <w:rFonts w:ascii="Times New Roman" w:eastAsia="Times New Roman" w:hAnsi="Times New Roman" w:cs="Times New Roman"/>
          <w:iCs/>
          <w:color w:val="548DD4" w:themeColor="text2" w:themeTint="99"/>
          <w:sz w:val="24"/>
          <w:szCs w:val="24"/>
        </w:rPr>
      </w:pPr>
    </w:p>
    <w:p w14:paraId="71FD12A3" w14:textId="77777777" w:rsidR="00D82CCD" w:rsidRPr="00513945" w:rsidRDefault="00D82CCD" w:rsidP="00D82CCD">
      <w:pPr>
        <w:spacing w:line="240" w:lineRule="auto"/>
        <w:rPr>
          <w:rFonts w:ascii="Times New Roman" w:eastAsia="Times New Roman" w:hAnsi="Times New Roman" w:cs="Times New Roman"/>
          <w:b/>
          <w:bCs/>
          <w:i/>
          <w:color w:val="548DD4" w:themeColor="text2" w:themeTint="99"/>
          <w:sz w:val="24"/>
          <w:szCs w:val="24"/>
        </w:rPr>
      </w:pPr>
      <w:commentRangeStart w:id="217"/>
      <w:r w:rsidRPr="00513945">
        <w:rPr>
          <w:rFonts w:ascii="Times New Roman" w:eastAsia="Times New Roman" w:hAnsi="Times New Roman" w:cs="Times New Roman"/>
          <w:b/>
          <w:bCs/>
          <w:i/>
          <w:color w:val="548DD4" w:themeColor="text2" w:themeTint="99"/>
          <w:sz w:val="24"/>
          <w:szCs w:val="24"/>
        </w:rPr>
        <w:t>Extra info (soldiers are potential buyers of oxy)</w:t>
      </w:r>
    </w:p>
    <w:commentRangeEnd w:id="217"/>
    <w:p w14:paraId="79F6EDEE" w14:textId="77777777" w:rsidR="00513945" w:rsidRPr="00513945" w:rsidRDefault="00513945" w:rsidP="00D82CCD">
      <w:pPr>
        <w:spacing w:line="240" w:lineRule="auto"/>
        <w:rPr>
          <w:rFonts w:ascii="Times New Roman" w:eastAsia="Times New Roman" w:hAnsi="Times New Roman" w:cs="Times New Roman"/>
          <w:b/>
          <w:bCs/>
          <w:i/>
          <w:color w:val="548DD4" w:themeColor="text2" w:themeTint="99"/>
          <w:sz w:val="24"/>
          <w:szCs w:val="24"/>
        </w:rPr>
      </w:pPr>
      <w:r>
        <w:rPr>
          <w:rStyle w:val="CommentReference"/>
        </w:rPr>
        <w:commentReference w:id="217"/>
      </w:r>
    </w:p>
    <w:p w14:paraId="14C0F10D" w14:textId="330C4D1C"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roofErr w:type="gramStart"/>
      <w:r w:rsidRPr="00D82CCD">
        <w:rPr>
          <w:rFonts w:ascii="Times New Roman" w:eastAsia="Times New Roman" w:hAnsi="Times New Roman" w:cs="Times New Roman"/>
          <w:iCs/>
          <w:color w:val="548DD4" w:themeColor="text2" w:themeTint="99"/>
          <w:sz w:val="24"/>
          <w:szCs w:val="24"/>
        </w:rPr>
        <w:t>Hi</w:t>
      </w:r>
      <w:proofErr w:type="gramEnd"/>
      <w:r w:rsidRPr="00D82CCD">
        <w:rPr>
          <w:rFonts w:ascii="Times New Roman" w:eastAsia="Times New Roman" w:hAnsi="Times New Roman" w:cs="Times New Roman"/>
          <w:iCs/>
          <w:color w:val="548DD4" w:themeColor="text2" w:themeTint="99"/>
          <w:sz w:val="24"/>
          <w:szCs w:val="24"/>
        </w:rPr>
        <w:t xml:space="preserve"> you are </w:t>
      </w:r>
      <w:proofErr w:type="spellStart"/>
      <w:r w:rsidRPr="00D82CCD">
        <w:rPr>
          <w:rFonts w:ascii="Times New Roman" w:eastAsia="Times New Roman" w:hAnsi="Times New Roman" w:cs="Times New Roman"/>
          <w:iCs/>
          <w:color w:val="548DD4" w:themeColor="text2" w:themeTint="99"/>
          <w:sz w:val="24"/>
          <w:szCs w:val="24"/>
        </w:rPr>
        <w:t>buy</w:t>
      </w:r>
      <w:proofErr w:type="spellEnd"/>
      <w:r w:rsidRPr="00D82CCD">
        <w:rPr>
          <w:rFonts w:ascii="Times New Roman" w:eastAsia="Times New Roman" w:hAnsi="Times New Roman" w:cs="Times New Roman"/>
          <w:iCs/>
          <w:color w:val="548DD4" w:themeColor="text2" w:themeTint="99"/>
          <w:sz w:val="24"/>
          <w:szCs w:val="24"/>
        </w:rPr>
        <w:t xml:space="preserve"> far the best supplier and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need to make regular 80mg oxy orders for the injuries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suffered in Afghanistan, </w:t>
      </w:r>
      <w:proofErr w:type="spellStart"/>
      <w:r w:rsidRPr="00D82CCD">
        <w:rPr>
          <w:rFonts w:ascii="Times New Roman" w:eastAsia="Times New Roman" w:hAnsi="Times New Roman" w:cs="Times New Roman"/>
          <w:iCs/>
          <w:color w:val="548DD4" w:themeColor="text2" w:themeTint="99"/>
          <w:sz w:val="24"/>
          <w:szCs w:val="24"/>
        </w:rPr>
        <w:t>its</w:t>
      </w:r>
      <w:proofErr w:type="spellEnd"/>
      <w:r w:rsidRPr="00D82CCD">
        <w:rPr>
          <w:rFonts w:ascii="Times New Roman" w:eastAsia="Times New Roman" w:hAnsi="Times New Roman" w:cs="Times New Roman"/>
          <w:iCs/>
          <w:color w:val="548DD4" w:themeColor="text2" w:themeTint="99"/>
          <w:sz w:val="24"/>
          <w:szCs w:val="24"/>
        </w:rPr>
        <w:t xml:space="preserve"> been 12 days you asked me to wait for the tracking number would you mind sending it me straight away now so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can track if they will arrive today? as </w:t>
      </w:r>
      <w:proofErr w:type="spellStart"/>
      <w:r w:rsidRPr="00D82CCD">
        <w:rPr>
          <w:rFonts w:ascii="Times New Roman" w:eastAsia="Times New Roman" w:hAnsi="Times New Roman" w:cs="Times New Roman"/>
          <w:iCs/>
          <w:color w:val="548DD4" w:themeColor="text2" w:themeTint="99"/>
          <w:sz w:val="24"/>
          <w:szCs w:val="24"/>
        </w:rPr>
        <w:t>i</w:t>
      </w:r>
      <w:proofErr w:type="spellEnd"/>
      <w:r w:rsidRPr="00D82CCD">
        <w:rPr>
          <w:rFonts w:ascii="Times New Roman" w:eastAsia="Times New Roman" w:hAnsi="Times New Roman" w:cs="Times New Roman"/>
          <w:iCs/>
          <w:color w:val="548DD4" w:themeColor="text2" w:themeTint="99"/>
          <w:sz w:val="24"/>
          <w:szCs w:val="24"/>
        </w:rPr>
        <w:t xml:space="preserve"> a m in a lot of pain. I placed the order on the Royal Market and the order number was my Purchase - #sFuuOr was on 2022-12-16 13:35:23, I would be a loyal customer for life. (00923, Pos. 52-58)</w:t>
      </w:r>
    </w:p>
    <w:p w14:paraId="48EC40AF" w14:textId="77777777" w:rsidR="00D82CCD" w:rsidRP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
    <w:p w14:paraId="556BCF75" w14:textId="2A7A65EC" w:rsidR="00D82CCD" w:rsidRDefault="00D82CCD" w:rsidP="00513945">
      <w:pPr>
        <w:spacing w:line="240" w:lineRule="auto"/>
        <w:ind w:left="851"/>
        <w:rPr>
          <w:rFonts w:ascii="Times New Roman" w:eastAsia="Times New Roman" w:hAnsi="Times New Roman" w:cs="Times New Roman"/>
          <w:iCs/>
          <w:color w:val="548DD4" w:themeColor="text2" w:themeTint="99"/>
          <w:sz w:val="24"/>
          <w:szCs w:val="24"/>
        </w:rPr>
      </w:pPr>
      <w:proofErr w:type="gramStart"/>
      <w:r w:rsidRPr="00D82CCD">
        <w:rPr>
          <w:rFonts w:ascii="Times New Roman" w:eastAsia="Times New Roman" w:hAnsi="Times New Roman" w:cs="Times New Roman"/>
          <w:iCs/>
          <w:color w:val="548DD4" w:themeColor="text2" w:themeTint="99"/>
          <w:sz w:val="24"/>
          <w:szCs w:val="24"/>
        </w:rPr>
        <w:t>Hi ,</w:t>
      </w:r>
      <w:proofErr w:type="gramEnd"/>
      <w:r w:rsidRPr="00D82CCD">
        <w:rPr>
          <w:rFonts w:ascii="Times New Roman" w:eastAsia="Times New Roman" w:hAnsi="Times New Roman" w:cs="Times New Roman"/>
          <w:iCs/>
          <w:color w:val="548DD4" w:themeColor="text2" w:themeTint="99"/>
          <w:sz w:val="24"/>
          <w:szCs w:val="24"/>
        </w:rPr>
        <w:t xml:space="preserve"> I’m an Army Veteran of 15 years serving in Bosnia , Iraq and Afghanistan and was hit by an </w:t>
      </w:r>
      <w:proofErr w:type="spellStart"/>
      <w:r w:rsidRPr="00D82CCD">
        <w:rPr>
          <w:rFonts w:ascii="Times New Roman" w:eastAsia="Times New Roman" w:hAnsi="Times New Roman" w:cs="Times New Roman"/>
          <w:iCs/>
          <w:color w:val="548DD4" w:themeColor="text2" w:themeTint="99"/>
          <w:sz w:val="24"/>
          <w:szCs w:val="24"/>
        </w:rPr>
        <w:t>ied</w:t>
      </w:r>
      <w:proofErr w:type="spellEnd"/>
      <w:r w:rsidRPr="00D82CCD">
        <w:rPr>
          <w:rFonts w:ascii="Times New Roman" w:eastAsia="Times New Roman" w:hAnsi="Times New Roman" w:cs="Times New Roman"/>
          <w:iCs/>
          <w:color w:val="548DD4" w:themeColor="text2" w:themeTint="99"/>
          <w:sz w:val="24"/>
          <w:szCs w:val="24"/>
        </w:rPr>
        <w:t xml:space="preserve"> in Afghanistan fracturing my spine and leg and I’ve run out of my fentanyl patches early and in a massive amount of pain. I was hoping you could send me 28 x 8Omg oxycodone at £400 via Royal Mail 24 hour next day guaranteed delivery with the Saturday option as well so I will get them tomorrow if you can post today I am happy to send an extra £</w:t>
      </w:r>
      <w:proofErr w:type="gramStart"/>
      <w:r w:rsidRPr="00D82CCD">
        <w:rPr>
          <w:rFonts w:ascii="Times New Roman" w:eastAsia="Times New Roman" w:hAnsi="Times New Roman" w:cs="Times New Roman"/>
          <w:iCs/>
          <w:color w:val="548DD4" w:themeColor="text2" w:themeTint="99"/>
          <w:sz w:val="24"/>
          <w:szCs w:val="24"/>
        </w:rPr>
        <w:t>20 .</w:t>
      </w:r>
      <w:proofErr w:type="gramEnd"/>
      <w:r w:rsidRPr="00D82CCD">
        <w:rPr>
          <w:rFonts w:ascii="Times New Roman" w:eastAsia="Times New Roman" w:hAnsi="Times New Roman" w:cs="Times New Roman"/>
          <w:iCs/>
          <w:color w:val="548DD4" w:themeColor="text2" w:themeTint="99"/>
          <w:sz w:val="24"/>
          <w:szCs w:val="24"/>
        </w:rPr>
        <w:t xml:space="preserve"> Royal Mail says £16.99. I can order and pay now. Many thanks PJ. P (00923, Pos. 91-98)</w:t>
      </w:r>
    </w:p>
    <w:p w14:paraId="056C60DE"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3F55BC67" w14:textId="77777777" w:rsidR="00513945" w:rsidRPr="00513945" w:rsidRDefault="00513945" w:rsidP="00513945">
      <w:pPr>
        <w:spacing w:line="240" w:lineRule="auto"/>
        <w:rPr>
          <w:rFonts w:ascii="Times New Roman" w:eastAsia="Times New Roman" w:hAnsi="Times New Roman" w:cs="Times New Roman"/>
          <w:b/>
          <w:bCs/>
          <w:iCs/>
          <w:color w:val="548DD4" w:themeColor="text2" w:themeTint="99"/>
          <w:sz w:val="24"/>
          <w:szCs w:val="24"/>
        </w:rPr>
      </w:pPr>
      <w:r w:rsidRPr="00513945">
        <w:rPr>
          <w:rFonts w:ascii="Times New Roman" w:eastAsia="Times New Roman" w:hAnsi="Times New Roman" w:cs="Times New Roman"/>
          <w:b/>
          <w:bCs/>
          <w:iCs/>
          <w:color w:val="548DD4" w:themeColor="text2" w:themeTint="99"/>
          <w:sz w:val="24"/>
          <w:szCs w:val="24"/>
        </w:rPr>
        <w:t>Customer Service</w:t>
      </w:r>
    </w:p>
    <w:p w14:paraId="7A7A54C0"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0277AD3C" w14:textId="77777777" w:rsidR="00513945" w:rsidRDefault="00513945" w:rsidP="00513945">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 xml:space="preserve">Almost all vendors </w:t>
      </w:r>
      <w:proofErr w:type="spellStart"/>
      <w:r w:rsidRPr="00513945">
        <w:rPr>
          <w:rFonts w:ascii="Times New Roman" w:eastAsia="Times New Roman" w:hAnsi="Times New Roman" w:cs="Times New Roman"/>
          <w:iCs/>
          <w:color w:val="548DD4" w:themeColor="text2" w:themeTint="99"/>
          <w:sz w:val="24"/>
          <w:szCs w:val="24"/>
        </w:rPr>
        <w:t>prioritise</w:t>
      </w:r>
      <w:proofErr w:type="spellEnd"/>
      <w:r w:rsidRPr="00513945">
        <w:rPr>
          <w:rFonts w:ascii="Times New Roman" w:eastAsia="Times New Roman" w:hAnsi="Times New Roman" w:cs="Times New Roman"/>
          <w:iCs/>
          <w:color w:val="548DD4" w:themeColor="text2" w:themeTint="99"/>
          <w:sz w:val="24"/>
          <w:szCs w:val="24"/>
        </w:rPr>
        <w:t xml:space="preserve"> customer service and aim to answer messages as quickly as possible. </w:t>
      </w:r>
      <w:proofErr w:type="spellStart"/>
      <w:r w:rsidRPr="00513945">
        <w:rPr>
          <w:rFonts w:ascii="Times New Roman" w:eastAsia="Times New Roman" w:hAnsi="Times New Roman" w:cs="Times New Roman"/>
          <w:iCs/>
          <w:color w:val="548DD4" w:themeColor="text2" w:themeTint="99"/>
          <w:sz w:val="24"/>
          <w:szCs w:val="24"/>
        </w:rPr>
        <w:t>Emphasising</w:t>
      </w:r>
      <w:proofErr w:type="spellEnd"/>
      <w:r w:rsidRPr="00513945">
        <w:rPr>
          <w:rFonts w:ascii="Times New Roman" w:eastAsia="Times New Roman" w:hAnsi="Times New Roman" w:cs="Times New Roman"/>
          <w:iCs/>
          <w:color w:val="548DD4" w:themeColor="text2" w:themeTint="99"/>
          <w:sz w:val="24"/>
          <w:szCs w:val="24"/>
        </w:rPr>
        <w:t xml:space="preserve"> communication and problem-solving rather than punishing helps maintain a good reputation.</w:t>
      </w:r>
    </w:p>
    <w:p w14:paraId="606D4B5E" w14:textId="77777777" w:rsidR="00513945" w:rsidRDefault="00513945" w:rsidP="00513945">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Providing Q&amp;A (00958)</w:t>
      </w:r>
    </w:p>
    <w:p w14:paraId="42B41C65" w14:textId="77777777" w:rsidR="00513945" w:rsidRDefault="00513945" w:rsidP="00513945">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proofErr w:type="gramStart"/>
      <w:r w:rsidRPr="00513945">
        <w:rPr>
          <w:rFonts w:ascii="Times New Roman" w:eastAsia="Times New Roman" w:hAnsi="Times New Roman" w:cs="Times New Roman"/>
          <w:iCs/>
          <w:color w:val="548DD4" w:themeColor="text2" w:themeTint="99"/>
          <w:sz w:val="24"/>
          <w:szCs w:val="24"/>
        </w:rPr>
        <w:t>A nice feedback</w:t>
      </w:r>
      <w:proofErr w:type="gramEnd"/>
      <w:r w:rsidRPr="00513945">
        <w:rPr>
          <w:rFonts w:ascii="Times New Roman" w:eastAsia="Times New Roman" w:hAnsi="Times New Roman" w:cs="Times New Roman"/>
          <w:iCs/>
          <w:color w:val="548DD4" w:themeColor="text2" w:themeTint="99"/>
          <w:sz w:val="24"/>
          <w:szCs w:val="24"/>
        </w:rPr>
        <w:t xml:space="preserve"> will be rewarded with some bonus on next order (e.g., 00309)</w:t>
      </w:r>
    </w:p>
    <w:p w14:paraId="2340B89B" w14:textId="77777777" w:rsidR="00513945" w:rsidRDefault="00513945" w:rsidP="00513945">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Regular buyers can get discount (e.g., 00232)</w:t>
      </w:r>
    </w:p>
    <w:p w14:paraId="715283B7" w14:textId="77777777" w:rsidR="00513945" w:rsidRDefault="00513945" w:rsidP="00513945">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Many asked the buyer to consult with a message before leaving a negative review. (e.g., 01092)</w:t>
      </w:r>
    </w:p>
    <w:p w14:paraId="133EF619" w14:textId="765AB5D9" w:rsidR="00D82CCD" w:rsidRPr="00513945" w:rsidRDefault="00513945" w:rsidP="00F26E34">
      <w:pPr>
        <w:pStyle w:val="ListParagraph"/>
        <w:numPr>
          <w:ilvl w:val="0"/>
          <w:numId w:val="12"/>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Wholesale buyers can get a free sample (e.g., 01145).</w:t>
      </w:r>
    </w:p>
    <w:p w14:paraId="355D6FD3" w14:textId="77777777" w:rsidR="00513945" w:rsidRDefault="00513945" w:rsidP="00F26E34">
      <w:pPr>
        <w:spacing w:line="240" w:lineRule="auto"/>
        <w:rPr>
          <w:rFonts w:ascii="Times New Roman" w:eastAsia="Times New Roman" w:hAnsi="Times New Roman" w:cs="Times New Roman"/>
          <w:iCs/>
          <w:color w:val="548DD4" w:themeColor="text2" w:themeTint="99"/>
          <w:sz w:val="24"/>
          <w:szCs w:val="24"/>
        </w:rPr>
      </w:pPr>
    </w:p>
    <w:p w14:paraId="13E4586A" w14:textId="77777777" w:rsidR="00513945" w:rsidRPr="00513945" w:rsidRDefault="00513945" w:rsidP="00513945">
      <w:pPr>
        <w:spacing w:line="240" w:lineRule="auto"/>
        <w:rPr>
          <w:rFonts w:ascii="Times New Roman" w:eastAsia="Times New Roman" w:hAnsi="Times New Roman" w:cs="Times New Roman"/>
          <w:b/>
          <w:bCs/>
          <w:iCs/>
          <w:color w:val="548DD4" w:themeColor="text2" w:themeTint="99"/>
          <w:sz w:val="24"/>
          <w:szCs w:val="24"/>
        </w:rPr>
      </w:pPr>
      <w:r w:rsidRPr="00513945">
        <w:rPr>
          <w:rFonts w:ascii="Times New Roman" w:eastAsia="Times New Roman" w:hAnsi="Times New Roman" w:cs="Times New Roman"/>
          <w:b/>
          <w:bCs/>
          <w:iCs/>
          <w:color w:val="548DD4" w:themeColor="text2" w:themeTint="99"/>
          <w:sz w:val="24"/>
          <w:szCs w:val="24"/>
        </w:rPr>
        <w:t>Refund/Reship</w:t>
      </w:r>
    </w:p>
    <w:p w14:paraId="2BFDBB4B"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3A20A43D" w14:textId="10FF44C4"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Most vendors will provide partial or full refunds depending on the circumstances, such as sending the wrong product, incorrect quantity, or being detained. However, there are some suppliers who do not offer any refunds at all.</w:t>
      </w:r>
    </w:p>
    <w:p w14:paraId="114987D0"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4CEBED42"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In the case of lost or detained orders, many suppliers will provide a one-time 100% reshipment service, especially for tracked orders within Europe. Orders outside of Europe usually only qualify for a 50% reshipment or a 25-50% refund.</w:t>
      </w:r>
    </w:p>
    <w:p w14:paraId="11F9EDBF"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3C227A06"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Some vendors set conditions for returns and exchanges, such as:</w:t>
      </w:r>
    </w:p>
    <w:p w14:paraId="63C7221C"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0A45A208" w14:textId="77777777" w:rsidR="00513945" w:rsidRDefault="00513945" w:rsidP="00513945">
      <w:pPr>
        <w:pStyle w:val="ListParagraph"/>
        <w:numPr>
          <w:ilvl w:val="0"/>
          <w:numId w:val="13"/>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lastRenderedPageBreak/>
        <w:t xml:space="preserve">Tracking must show that the order has not been delivered </w:t>
      </w:r>
      <w:proofErr w:type="gramStart"/>
      <w:r w:rsidRPr="00513945">
        <w:rPr>
          <w:rFonts w:ascii="Times New Roman" w:eastAsia="Times New Roman" w:hAnsi="Times New Roman" w:cs="Times New Roman"/>
          <w:iCs/>
          <w:color w:val="548DD4" w:themeColor="text2" w:themeTint="99"/>
          <w:sz w:val="24"/>
          <w:szCs w:val="24"/>
        </w:rPr>
        <w:t>in order to</w:t>
      </w:r>
      <w:proofErr w:type="gramEnd"/>
      <w:r w:rsidRPr="00513945">
        <w:rPr>
          <w:rFonts w:ascii="Times New Roman" w:eastAsia="Times New Roman" w:hAnsi="Times New Roman" w:cs="Times New Roman"/>
          <w:iCs/>
          <w:color w:val="548DD4" w:themeColor="text2" w:themeTint="99"/>
          <w:sz w:val="24"/>
          <w:szCs w:val="24"/>
        </w:rPr>
        <w:t xml:space="preserve"> qualify for reshipment/refund.</w:t>
      </w:r>
    </w:p>
    <w:p w14:paraId="0A400651" w14:textId="77777777" w:rsidR="00513945" w:rsidRDefault="00513945" w:rsidP="00513945">
      <w:pPr>
        <w:pStyle w:val="ListParagraph"/>
        <w:numPr>
          <w:ilvl w:val="0"/>
          <w:numId w:val="13"/>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 xml:space="preserve">There is a minimum order requirement (ranging from 500 to 1500 euros) </w:t>
      </w:r>
      <w:proofErr w:type="gramStart"/>
      <w:r w:rsidRPr="00513945">
        <w:rPr>
          <w:rFonts w:ascii="Times New Roman" w:eastAsia="Times New Roman" w:hAnsi="Times New Roman" w:cs="Times New Roman"/>
          <w:iCs/>
          <w:color w:val="548DD4" w:themeColor="text2" w:themeTint="99"/>
          <w:sz w:val="24"/>
          <w:szCs w:val="24"/>
        </w:rPr>
        <w:t>in order to</w:t>
      </w:r>
      <w:proofErr w:type="gramEnd"/>
      <w:r w:rsidRPr="00513945">
        <w:rPr>
          <w:rFonts w:ascii="Times New Roman" w:eastAsia="Times New Roman" w:hAnsi="Times New Roman" w:cs="Times New Roman"/>
          <w:iCs/>
          <w:color w:val="548DD4" w:themeColor="text2" w:themeTint="99"/>
          <w:sz w:val="24"/>
          <w:szCs w:val="24"/>
        </w:rPr>
        <w:t xml:space="preserve"> receive a 100% delivery guarantee and compensation within Europe.</w:t>
      </w:r>
    </w:p>
    <w:p w14:paraId="5828BC1D" w14:textId="77777777" w:rsidR="00513945" w:rsidRDefault="00513945" w:rsidP="00513945">
      <w:pPr>
        <w:pStyle w:val="ListParagraph"/>
        <w:numPr>
          <w:ilvl w:val="0"/>
          <w:numId w:val="13"/>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Only old customers (usually those who have placed 2 or more orders) are eligible for the reshipment/refund.</w:t>
      </w:r>
    </w:p>
    <w:p w14:paraId="0A1DBA35" w14:textId="2FFEAC67" w:rsidR="00513945" w:rsidRPr="00513945" w:rsidRDefault="00513945" w:rsidP="00513945">
      <w:pPr>
        <w:pStyle w:val="ListParagraph"/>
        <w:numPr>
          <w:ilvl w:val="0"/>
          <w:numId w:val="13"/>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Due to the risk of seizure, the reshipment/refund policy is sometimes not available for certain countries with strict regulations.</w:t>
      </w:r>
    </w:p>
    <w:p w14:paraId="317D2D71"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2A4505A5"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Strategies used to increase the likelihood of repeat purchases.</w:t>
      </w:r>
    </w:p>
    <w:p w14:paraId="34F64A42"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5FAB57F1" w14:textId="77777777" w:rsidR="00513945" w:rsidRDefault="00513945" w:rsidP="00513945">
      <w:pPr>
        <w:pStyle w:val="ListParagraph"/>
        <w:numPr>
          <w:ilvl w:val="0"/>
          <w:numId w:val="14"/>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Providing a generous reshipment policy (</w:t>
      </w:r>
      <w:proofErr w:type="gramStart"/>
      <w:r w:rsidRPr="00513945">
        <w:rPr>
          <w:rFonts w:ascii="Times New Roman" w:eastAsia="Times New Roman" w:hAnsi="Times New Roman" w:cs="Times New Roman"/>
          <w:iCs/>
          <w:color w:val="548DD4" w:themeColor="text2" w:themeTint="99"/>
          <w:sz w:val="24"/>
          <w:szCs w:val="24"/>
        </w:rPr>
        <w:t>e.g.</w:t>
      </w:r>
      <w:proofErr w:type="gramEnd"/>
      <w:r w:rsidRPr="00513945">
        <w:rPr>
          <w:rFonts w:ascii="Times New Roman" w:eastAsia="Times New Roman" w:hAnsi="Times New Roman" w:cs="Times New Roman"/>
          <w:iCs/>
          <w:color w:val="548DD4" w:themeColor="text2" w:themeTint="99"/>
          <w:sz w:val="24"/>
          <w:szCs w:val="24"/>
        </w:rPr>
        <w:t xml:space="preserve"> 100% reship/refund) to establish customer’s trust.</w:t>
      </w:r>
    </w:p>
    <w:p w14:paraId="363D17A9" w14:textId="77777777" w:rsidR="00513945" w:rsidRDefault="00513945" w:rsidP="00513945">
      <w:pPr>
        <w:pStyle w:val="ListParagraph"/>
        <w:numPr>
          <w:ilvl w:val="0"/>
          <w:numId w:val="14"/>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Improving the customer experience by offering fast delivery and clear estimated delivery time windows and using tracked shipping options for higher-priced international orders.</w:t>
      </w:r>
    </w:p>
    <w:p w14:paraId="633C6A9C" w14:textId="77777777" w:rsidR="00513945" w:rsidRDefault="00513945" w:rsidP="00513945">
      <w:pPr>
        <w:pStyle w:val="ListParagraph"/>
        <w:numPr>
          <w:ilvl w:val="0"/>
          <w:numId w:val="14"/>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Limiting reshipment eligibility for loyal customers, which can encourage new buyers to complete multiple initial orders.</w:t>
      </w:r>
    </w:p>
    <w:p w14:paraId="622BAB71" w14:textId="31BAB848" w:rsidR="00513945" w:rsidRPr="00513945" w:rsidRDefault="00513945" w:rsidP="00513945">
      <w:pPr>
        <w:pStyle w:val="ListParagraph"/>
        <w:numPr>
          <w:ilvl w:val="0"/>
          <w:numId w:val="14"/>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Preventing disputes by explaining all policies upfront and managing expectations on restrictions and risks of certain delivery methods.</w:t>
      </w:r>
    </w:p>
    <w:p w14:paraId="405CE797"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472D6804"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Customers may not be eligible for a refund in the following situations:</w:t>
      </w:r>
    </w:p>
    <w:p w14:paraId="33FC4B54"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5FB9ACF4"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they provide an incorrect or incomplete address, or if there are issues with their previous address.</w:t>
      </w:r>
    </w:p>
    <w:p w14:paraId="07E9B07D"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tracking shows that the order has been delivered or returned to the sender.</w:t>
      </w:r>
    </w:p>
    <w:p w14:paraId="21AADA22"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they claim to have received less items than they ordered or the package was empty, which is considered a fraudulent attempt.</w:t>
      </w:r>
    </w:p>
    <w:p w14:paraId="540D1F2C"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they are dissatisfied with the product quality or taste, as this is subjective and cannot be considered a valid reason for a refund.</w:t>
      </w:r>
    </w:p>
    <w:p w14:paraId="0EBDD534"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they leave negative feedback or raise a dispute without first contacting the vendor</w:t>
      </w:r>
    </w:p>
    <w:p w14:paraId="54E23E6C" w14:textId="77777777"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 xml:space="preserve">If they order from a location outside of Europe, where there are higher transportation and customs </w:t>
      </w:r>
      <w:proofErr w:type="gramStart"/>
      <w:r w:rsidRPr="00513945">
        <w:rPr>
          <w:rFonts w:ascii="Times New Roman" w:eastAsia="Times New Roman" w:hAnsi="Times New Roman" w:cs="Times New Roman"/>
          <w:iCs/>
          <w:color w:val="548DD4" w:themeColor="text2" w:themeTint="99"/>
          <w:sz w:val="24"/>
          <w:szCs w:val="24"/>
        </w:rPr>
        <w:t>risks</w:t>
      </w:r>
      <w:proofErr w:type="gramEnd"/>
    </w:p>
    <w:p w14:paraId="46CDEDCA" w14:textId="6434B3CA" w:rsidR="00513945" w:rsidRDefault="00513945" w:rsidP="00513945">
      <w:pPr>
        <w:pStyle w:val="ListParagraph"/>
        <w:numPr>
          <w:ilvl w:val="0"/>
          <w:numId w:val="15"/>
        </w:num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If they order through a non-tracked shipping method, as the delivery status cannot be verified.</w:t>
      </w:r>
    </w:p>
    <w:p w14:paraId="35FB3F50"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2A43875C" w14:textId="77777777" w:rsidR="00513945" w:rsidRPr="00513945" w:rsidRDefault="00513945" w:rsidP="00513945">
      <w:pPr>
        <w:spacing w:line="240" w:lineRule="auto"/>
        <w:rPr>
          <w:rFonts w:ascii="Times New Roman" w:eastAsia="Times New Roman" w:hAnsi="Times New Roman" w:cs="Times New Roman"/>
          <w:b/>
          <w:bCs/>
          <w:iCs/>
          <w:color w:val="548DD4" w:themeColor="text2" w:themeTint="99"/>
          <w:sz w:val="24"/>
          <w:szCs w:val="24"/>
        </w:rPr>
      </w:pPr>
      <w:r w:rsidRPr="00513945">
        <w:rPr>
          <w:rFonts w:ascii="Times New Roman" w:eastAsia="Times New Roman" w:hAnsi="Times New Roman" w:cs="Times New Roman"/>
          <w:b/>
          <w:bCs/>
          <w:iCs/>
          <w:color w:val="548DD4" w:themeColor="text2" w:themeTint="99"/>
          <w:sz w:val="24"/>
          <w:szCs w:val="24"/>
        </w:rPr>
        <w:t>Interesting points without much data:</w:t>
      </w:r>
    </w:p>
    <w:p w14:paraId="0E0551C5" w14:textId="77777777"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7BAC92FC" w14:textId="2EBFC56A"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Cultural elements in 01193</w:t>
      </w:r>
    </w:p>
    <w:p w14:paraId="268FC117"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73EF466D"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 xml:space="preserve">Please do not mistake my description of Poison as “Hard </w:t>
      </w:r>
      <w:proofErr w:type="gramStart"/>
      <w:r w:rsidRPr="00513945">
        <w:rPr>
          <w:rFonts w:ascii="Times New Roman" w:eastAsia="Times New Roman" w:hAnsi="Times New Roman" w:cs="Times New Roman"/>
          <w:iCs/>
          <w:color w:val="548DD4" w:themeColor="text2" w:themeTint="99"/>
          <w:sz w:val="24"/>
          <w:szCs w:val="24"/>
        </w:rPr>
        <w:t>Sell</w:t>
      </w:r>
      <w:proofErr w:type="gramEnd"/>
      <w:r w:rsidRPr="00513945">
        <w:rPr>
          <w:rFonts w:ascii="Times New Roman" w:eastAsia="Times New Roman" w:hAnsi="Times New Roman" w:cs="Times New Roman"/>
          <w:iCs/>
          <w:color w:val="548DD4" w:themeColor="text2" w:themeTint="99"/>
          <w:sz w:val="24"/>
          <w:szCs w:val="24"/>
        </w:rPr>
        <w:t>”</w:t>
      </w:r>
    </w:p>
    <w:p w14:paraId="3D6DB0D8"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In fact, I actively discourage certain people from buying it.</w:t>
      </w:r>
    </w:p>
    <w:p w14:paraId="34262204"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It is for the more refined, the more spiritual among us.</w:t>
      </w:r>
    </w:p>
    <w:p w14:paraId="35F3BB3C"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It is for those who create music, who write poetry.</w:t>
      </w:r>
    </w:p>
    <w:p w14:paraId="6262C715"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It is for those who seek answers within.</w:t>
      </w:r>
    </w:p>
    <w:p w14:paraId="027C6C1D"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It’s weed for living and loving life.</w:t>
      </w:r>
    </w:p>
    <w:p w14:paraId="7A4C5532"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It’s food for the soul…</w:t>
      </w:r>
    </w:p>
    <w:p w14:paraId="5D6D5600" w14:textId="77777777" w:rsidR="00513945" w:rsidRPr="00513945" w:rsidRDefault="00513945" w:rsidP="00513945">
      <w:pPr>
        <w:spacing w:line="240" w:lineRule="auto"/>
        <w:ind w:left="851"/>
        <w:rPr>
          <w:rFonts w:ascii="Times New Roman" w:eastAsia="Times New Roman" w:hAnsi="Times New Roman" w:cs="Times New Roman"/>
          <w:iCs/>
          <w:color w:val="548DD4" w:themeColor="text2" w:themeTint="99"/>
          <w:sz w:val="24"/>
          <w:szCs w:val="24"/>
        </w:rPr>
      </w:pPr>
      <w:r w:rsidRPr="00513945">
        <w:rPr>
          <w:rFonts w:ascii="Times New Roman" w:eastAsia="Times New Roman" w:hAnsi="Times New Roman" w:cs="Times New Roman"/>
          <w:iCs/>
          <w:color w:val="548DD4" w:themeColor="text2" w:themeTint="99"/>
          <w:sz w:val="24"/>
          <w:szCs w:val="24"/>
        </w:rPr>
        <w:t>I like to think of it as the Zen of weed.</w:t>
      </w:r>
    </w:p>
    <w:p w14:paraId="46893210" w14:textId="77777777" w:rsidR="00513945" w:rsidRPr="00513945" w:rsidRDefault="00513945" w:rsidP="00513945">
      <w:pPr>
        <w:spacing w:line="240" w:lineRule="auto"/>
        <w:rPr>
          <w:rFonts w:ascii="Times New Roman" w:eastAsia="Times New Roman" w:hAnsi="Times New Roman" w:cs="Times New Roman"/>
          <w:iCs/>
          <w:color w:val="548DD4" w:themeColor="text2" w:themeTint="99"/>
          <w:sz w:val="24"/>
          <w:szCs w:val="24"/>
        </w:rPr>
      </w:pPr>
    </w:p>
    <w:p w14:paraId="1D650973" w14:textId="18527784" w:rsidR="00513945" w:rsidRDefault="00513945" w:rsidP="00513945">
      <w:pPr>
        <w:spacing w:line="240" w:lineRule="auto"/>
        <w:rPr>
          <w:rFonts w:ascii="Times New Roman" w:eastAsia="Times New Roman" w:hAnsi="Times New Roman" w:cs="Times New Roman"/>
          <w:iCs/>
          <w:color w:val="548DD4" w:themeColor="text2" w:themeTint="99"/>
          <w:sz w:val="24"/>
          <w:szCs w:val="24"/>
        </w:rPr>
      </w:pPr>
      <w:proofErr w:type="spellStart"/>
      <w:r w:rsidRPr="00513945">
        <w:rPr>
          <w:rFonts w:ascii="Times New Roman" w:eastAsia="Times New Roman" w:hAnsi="Times New Roman" w:cs="Times New Roman"/>
          <w:iCs/>
          <w:color w:val="548DD4" w:themeColor="text2" w:themeTint="99"/>
          <w:sz w:val="24"/>
          <w:szCs w:val="24"/>
        </w:rPr>
        <w:t>gratefullydead</w:t>
      </w:r>
      <w:proofErr w:type="spellEnd"/>
      <w:r w:rsidRPr="00513945">
        <w:rPr>
          <w:rFonts w:ascii="Times New Roman" w:eastAsia="Times New Roman" w:hAnsi="Times New Roman" w:cs="Times New Roman"/>
          <w:iCs/>
          <w:color w:val="548DD4" w:themeColor="text2" w:themeTint="99"/>
          <w:sz w:val="24"/>
          <w:szCs w:val="24"/>
        </w:rPr>
        <w:t xml:space="preserve">, the seller of </w:t>
      </w:r>
      <w:proofErr w:type="spellStart"/>
      <w:r w:rsidRPr="00513945">
        <w:rPr>
          <w:rFonts w:ascii="Times New Roman" w:eastAsia="Times New Roman" w:hAnsi="Times New Roman" w:cs="Times New Roman"/>
          <w:iCs/>
          <w:color w:val="548DD4" w:themeColor="text2" w:themeTint="99"/>
          <w:sz w:val="24"/>
          <w:szCs w:val="24"/>
        </w:rPr>
        <w:t>Nbomes</w:t>
      </w:r>
      <w:proofErr w:type="spellEnd"/>
      <w:r w:rsidRPr="00513945">
        <w:rPr>
          <w:rFonts w:ascii="Times New Roman" w:eastAsia="Times New Roman" w:hAnsi="Times New Roman" w:cs="Times New Roman"/>
          <w:iCs/>
          <w:color w:val="548DD4" w:themeColor="text2" w:themeTint="99"/>
          <w:sz w:val="24"/>
          <w:szCs w:val="24"/>
        </w:rPr>
        <w:t xml:space="preserve">, attempted to defend the </w:t>
      </w:r>
      <w:proofErr w:type="spellStart"/>
      <w:r w:rsidRPr="00513945">
        <w:rPr>
          <w:rFonts w:ascii="Times New Roman" w:eastAsia="Times New Roman" w:hAnsi="Times New Roman" w:cs="Times New Roman"/>
          <w:iCs/>
          <w:color w:val="548DD4" w:themeColor="text2" w:themeTint="99"/>
          <w:sz w:val="24"/>
          <w:szCs w:val="24"/>
        </w:rPr>
        <w:t>safey</w:t>
      </w:r>
      <w:proofErr w:type="spellEnd"/>
      <w:r w:rsidRPr="00513945">
        <w:rPr>
          <w:rFonts w:ascii="Times New Roman" w:eastAsia="Times New Roman" w:hAnsi="Times New Roman" w:cs="Times New Roman"/>
          <w:iCs/>
          <w:color w:val="548DD4" w:themeColor="text2" w:themeTint="99"/>
          <w:sz w:val="24"/>
          <w:szCs w:val="24"/>
        </w:rPr>
        <w:t xml:space="preserve"> of using </w:t>
      </w:r>
      <w:proofErr w:type="spellStart"/>
      <w:r w:rsidRPr="00513945">
        <w:rPr>
          <w:rFonts w:ascii="Times New Roman" w:eastAsia="Times New Roman" w:hAnsi="Times New Roman" w:cs="Times New Roman"/>
          <w:iCs/>
          <w:color w:val="548DD4" w:themeColor="text2" w:themeTint="99"/>
          <w:sz w:val="24"/>
          <w:szCs w:val="24"/>
        </w:rPr>
        <w:t>Nbomes</w:t>
      </w:r>
      <w:proofErr w:type="spellEnd"/>
      <w:r w:rsidRPr="00513945">
        <w:rPr>
          <w:rFonts w:ascii="Times New Roman" w:eastAsia="Times New Roman" w:hAnsi="Times New Roman" w:cs="Times New Roman"/>
          <w:iCs/>
          <w:color w:val="548DD4" w:themeColor="text2" w:themeTint="99"/>
          <w:sz w:val="24"/>
          <w:szCs w:val="24"/>
        </w:rPr>
        <w:t xml:space="preserve"> through pointing out that The </w:t>
      </w:r>
      <w:proofErr w:type="spellStart"/>
      <w:r w:rsidRPr="00513945">
        <w:rPr>
          <w:rFonts w:ascii="Times New Roman" w:eastAsia="Times New Roman" w:hAnsi="Times New Roman" w:cs="Times New Roman"/>
          <w:iCs/>
          <w:color w:val="548DD4" w:themeColor="text2" w:themeTint="99"/>
          <w:sz w:val="24"/>
          <w:szCs w:val="24"/>
        </w:rPr>
        <w:t>Nbome</w:t>
      </w:r>
      <w:proofErr w:type="spellEnd"/>
      <w:r w:rsidRPr="00513945">
        <w:rPr>
          <w:rFonts w:ascii="Times New Roman" w:eastAsia="Times New Roman" w:hAnsi="Times New Roman" w:cs="Times New Roman"/>
          <w:iCs/>
          <w:color w:val="548DD4" w:themeColor="text2" w:themeTint="99"/>
          <w:sz w:val="24"/>
          <w:szCs w:val="24"/>
        </w:rPr>
        <w:t xml:space="preserve"> Death Scare is Fake News </w:t>
      </w:r>
      <w:proofErr w:type="spellStart"/>
      <w:r w:rsidRPr="00513945">
        <w:rPr>
          <w:rFonts w:ascii="Times New Roman" w:eastAsia="Times New Roman" w:hAnsi="Times New Roman" w:cs="Times New Roman"/>
          <w:iCs/>
          <w:color w:val="548DD4" w:themeColor="text2" w:themeTint="99"/>
          <w:sz w:val="24"/>
          <w:szCs w:val="24"/>
        </w:rPr>
        <w:t>creatted</w:t>
      </w:r>
      <w:proofErr w:type="spellEnd"/>
      <w:r w:rsidRPr="00513945">
        <w:rPr>
          <w:rFonts w:ascii="Times New Roman" w:eastAsia="Times New Roman" w:hAnsi="Times New Roman" w:cs="Times New Roman"/>
          <w:iCs/>
          <w:color w:val="548DD4" w:themeColor="text2" w:themeTint="99"/>
          <w:sz w:val="24"/>
          <w:szCs w:val="24"/>
        </w:rPr>
        <w:t xml:space="preserve"> by the </w:t>
      </w:r>
      <w:proofErr w:type="spellStart"/>
      <w:r w:rsidRPr="00513945">
        <w:rPr>
          <w:rFonts w:ascii="Times New Roman" w:eastAsia="Times New Roman" w:hAnsi="Times New Roman" w:cs="Times New Roman"/>
          <w:iCs/>
          <w:color w:val="548DD4" w:themeColor="text2" w:themeTint="99"/>
          <w:sz w:val="24"/>
          <w:szCs w:val="24"/>
        </w:rPr>
        <w:t>Anti Drug</w:t>
      </w:r>
      <w:proofErr w:type="spellEnd"/>
      <w:r w:rsidRPr="00513945">
        <w:rPr>
          <w:rFonts w:ascii="Times New Roman" w:eastAsia="Times New Roman" w:hAnsi="Times New Roman" w:cs="Times New Roman"/>
          <w:iCs/>
          <w:color w:val="548DD4" w:themeColor="text2" w:themeTint="99"/>
          <w:sz w:val="24"/>
          <w:szCs w:val="24"/>
        </w:rPr>
        <w:t xml:space="preserve"> effort (00088).</w:t>
      </w:r>
    </w:p>
    <w:p w14:paraId="51BEB49D" w14:textId="77777777" w:rsidR="00260247" w:rsidRDefault="00260247" w:rsidP="00513945">
      <w:pPr>
        <w:spacing w:line="240" w:lineRule="auto"/>
        <w:rPr>
          <w:rFonts w:ascii="Times New Roman" w:eastAsia="Times New Roman" w:hAnsi="Times New Roman" w:cs="Times New Roman"/>
          <w:iCs/>
          <w:color w:val="548DD4" w:themeColor="text2" w:themeTint="99"/>
          <w:sz w:val="24"/>
          <w:szCs w:val="24"/>
        </w:rPr>
      </w:pPr>
    </w:p>
    <w:p w14:paraId="26D0EE2F" w14:textId="77777777" w:rsidR="00260247" w:rsidRDefault="00260247" w:rsidP="00513945">
      <w:pPr>
        <w:spacing w:line="240" w:lineRule="auto"/>
        <w:rPr>
          <w:rFonts w:ascii="Times New Roman" w:eastAsia="Times New Roman" w:hAnsi="Times New Roman" w:cs="Times New Roman"/>
          <w:iCs/>
          <w:color w:val="548DD4" w:themeColor="text2" w:themeTint="99"/>
          <w:sz w:val="24"/>
          <w:szCs w:val="24"/>
        </w:rPr>
      </w:pPr>
    </w:p>
    <w:p w14:paraId="1D795E8D" w14:textId="77777777" w:rsidR="00260247" w:rsidRPr="00260247" w:rsidRDefault="00260247" w:rsidP="00260247">
      <w:pPr>
        <w:spacing w:line="240" w:lineRule="auto"/>
        <w:rPr>
          <w:rFonts w:ascii="Times New Roman" w:eastAsia="Times New Roman" w:hAnsi="Times New Roman" w:cs="Times New Roman"/>
          <w:b/>
          <w:bCs/>
          <w:iCs/>
          <w:color w:val="548DD4" w:themeColor="text2" w:themeTint="99"/>
          <w:sz w:val="24"/>
          <w:szCs w:val="24"/>
        </w:rPr>
      </w:pPr>
      <w:r w:rsidRPr="00260247">
        <w:rPr>
          <w:rFonts w:ascii="Times New Roman" w:eastAsia="Times New Roman" w:hAnsi="Times New Roman" w:cs="Times New Roman"/>
          <w:b/>
          <w:bCs/>
          <w:iCs/>
          <w:color w:val="548DD4" w:themeColor="text2" w:themeTint="99"/>
          <w:sz w:val="24"/>
          <w:szCs w:val="24"/>
        </w:rPr>
        <w:t xml:space="preserve">Analysis based on </w:t>
      </w:r>
      <w:proofErr w:type="spellStart"/>
      <w:r w:rsidRPr="00260247">
        <w:rPr>
          <w:rFonts w:ascii="Times New Roman" w:eastAsia="Times New Roman" w:hAnsi="Times New Roman" w:cs="Times New Roman"/>
          <w:b/>
          <w:bCs/>
          <w:iCs/>
          <w:color w:val="548DD4" w:themeColor="text2" w:themeTint="99"/>
          <w:sz w:val="24"/>
          <w:szCs w:val="24"/>
        </w:rPr>
        <w:t>DrugType</w:t>
      </w:r>
      <w:proofErr w:type="spellEnd"/>
      <w:r w:rsidRPr="00260247">
        <w:rPr>
          <w:rFonts w:ascii="Times New Roman" w:eastAsia="Times New Roman" w:hAnsi="Times New Roman" w:cs="Times New Roman"/>
          <w:b/>
          <w:bCs/>
          <w:iCs/>
          <w:color w:val="548DD4" w:themeColor="text2" w:themeTint="99"/>
          <w:sz w:val="24"/>
          <w:szCs w:val="24"/>
        </w:rPr>
        <w:t>?</w:t>
      </w:r>
    </w:p>
    <w:p w14:paraId="2426CDC1" w14:textId="77777777" w:rsidR="00260247" w:rsidRDefault="00260247" w:rsidP="00260247">
      <w:pPr>
        <w:spacing w:line="240" w:lineRule="auto"/>
        <w:rPr>
          <w:rFonts w:ascii="Times New Roman" w:eastAsia="Times New Roman" w:hAnsi="Times New Roman" w:cs="Times New Roman"/>
          <w:iCs/>
          <w:color w:val="548DD4" w:themeColor="text2" w:themeTint="99"/>
          <w:sz w:val="24"/>
          <w:szCs w:val="24"/>
        </w:rPr>
      </w:pPr>
    </w:p>
    <w:p w14:paraId="542D1256" w14:textId="5DE137CE" w:rsidR="00260247" w:rsidRPr="00260247" w:rsidRDefault="00260247" w:rsidP="00260247">
      <w:pPr>
        <w:spacing w:line="240" w:lineRule="auto"/>
        <w:rPr>
          <w:rFonts w:ascii="Times New Roman" w:eastAsia="Times New Roman" w:hAnsi="Times New Roman" w:cs="Times New Roman"/>
          <w:iCs/>
          <w:color w:val="548DD4" w:themeColor="text2" w:themeTint="99"/>
          <w:sz w:val="24"/>
          <w:szCs w:val="24"/>
        </w:rPr>
      </w:pPr>
      <w:r w:rsidRPr="00260247">
        <w:rPr>
          <w:rFonts w:ascii="Times New Roman" w:eastAsia="Times New Roman" w:hAnsi="Times New Roman" w:cs="Times New Roman"/>
          <w:iCs/>
          <w:color w:val="548DD4" w:themeColor="text2" w:themeTint="99"/>
          <w:sz w:val="24"/>
          <w:szCs w:val="24"/>
        </w:rPr>
        <w:t xml:space="preserve">Please find the attached file: </w:t>
      </w:r>
      <w:commentRangeStart w:id="218"/>
      <w:r w:rsidRPr="00260247">
        <w:rPr>
          <w:rFonts w:ascii="Times New Roman" w:eastAsia="Times New Roman" w:hAnsi="Times New Roman" w:cs="Times New Roman"/>
          <w:iCs/>
          <w:color w:val="548DD4" w:themeColor="text2" w:themeTint="99"/>
          <w:sz w:val="24"/>
          <w:szCs w:val="24"/>
        </w:rPr>
        <w:t>DrugType_CR.xlsx</w:t>
      </w:r>
      <w:commentRangeEnd w:id="218"/>
      <w:r>
        <w:rPr>
          <w:rStyle w:val="CommentReference"/>
        </w:rPr>
        <w:commentReference w:id="218"/>
      </w:r>
    </w:p>
    <w:p w14:paraId="60255DE5" w14:textId="77777777" w:rsidR="00260247" w:rsidRPr="00260247" w:rsidRDefault="00260247" w:rsidP="00260247">
      <w:pPr>
        <w:spacing w:line="240" w:lineRule="auto"/>
        <w:rPr>
          <w:rFonts w:ascii="Times New Roman" w:eastAsia="Times New Roman" w:hAnsi="Times New Roman" w:cs="Times New Roman"/>
          <w:b/>
          <w:bCs/>
          <w:iCs/>
          <w:color w:val="548DD4" w:themeColor="text2" w:themeTint="99"/>
          <w:sz w:val="24"/>
          <w:szCs w:val="24"/>
        </w:rPr>
      </w:pPr>
    </w:p>
    <w:p w14:paraId="14900AE3" w14:textId="77777777" w:rsidR="00260247" w:rsidRPr="00260247" w:rsidRDefault="00260247" w:rsidP="00260247">
      <w:pPr>
        <w:spacing w:line="240" w:lineRule="auto"/>
        <w:rPr>
          <w:rFonts w:ascii="Times New Roman" w:eastAsia="Times New Roman" w:hAnsi="Times New Roman" w:cs="Times New Roman"/>
          <w:b/>
          <w:bCs/>
          <w:iCs/>
          <w:color w:val="548DD4" w:themeColor="text2" w:themeTint="99"/>
          <w:sz w:val="24"/>
          <w:szCs w:val="24"/>
        </w:rPr>
      </w:pPr>
      <w:r w:rsidRPr="00260247">
        <w:rPr>
          <w:rFonts w:ascii="Times New Roman" w:eastAsia="Times New Roman" w:hAnsi="Times New Roman" w:cs="Times New Roman"/>
          <w:b/>
          <w:bCs/>
          <w:iCs/>
          <w:color w:val="548DD4" w:themeColor="text2" w:themeTint="99"/>
          <w:sz w:val="24"/>
          <w:szCs w:val="24"/>
        </w:rPr>
        <w:t>Limitations</w:t>
      </w:r>
    </w:p>
    <w:p w14:paraId="059A4DAE" w14:textId="77777777" w:rsidR="00260247" w:rsidRDefault="00260247" w:rsidP="00260247">
      <w:pPr>
        <w:spacing w:line="240" w:lineRule="auto"/>
        <w:rPr>
          <w:rFonts w:ascii="Times New Roman" w:eastAsia="Times New Roman" w:hAnsi="Times New Roman" w:cs="Times New Roman"/>
          <w:iCs/>
          <w:color w:val="548DD4" w:themeColor="text2" w:themeTint="99"/>
          <w:sz w:val="24"/>
          <w:szCs w:val="24"/>
        </w:rPr>
      </w:pPr>
    </w:p>
    <w:p w14:paraId="2B82140D" w14:textId="217E4E9B" w:rsidR="00260247" w:rsidRPr="00513945" w:rsidRDefault="00260247" w:rsidP="00260247">
      <w:pPr>
        <w:spacing w:line="240" w:lineRule="auto"/>
        <w:rPr>
          <w:rFonts w:ascii="Times New Roman" w:eastAsia="Times New Roman" w:hAnsi="Times New Roman" w:cs="Times New Roman"/>
          <w:iCs/>
          <w:color w:val="548DD4" w:themeColor="text2" w:themeTint="99"/>
          <w:sz w:val="24"/>
          <w:szCs w:val="24"/>
        </w:rPr>
      </w:pPr>
      <w:r w:rsidRPr="00260247">
        <w:rPr>
          <w:rFonts w:ascii="Times New Roman" w:eastAsia="Times New Roman" w:hAnsi="Times New Roman" w:cs="Times New Roman"/>
          <w:iCs/>
          <w:color w:val="548DD4" w:themeColor="text2" w:themeTint="99"/>
          <w:sz w:val="24"/>
          <w:szCs w:val="24"/>
        </w:rPr>
        <w:t>The data sample size is limited, and the time frame for data collection spans 11 days. However, trading was ongoing during this period, and variables such as ratings, the number of sales and reviews were constantly changing. These changes could impact the statistical data and comparisons. The sales data collected on day 1 from one vendor may differ significantly from the data collected from another vendor on day 11. However, if both sets of data were collected on the same day, the differences in sales data might not be as significant.</w:t>
      </w:r>
    </w:p>
    <w:p w14:paraId="53B3EC5C" w14:textId="77777777" w:rsidR="00513945" w:rsidRPr="00F26E34" w:rsidRDefault="00513945" w:rsidP="00F26E34">
      <w:pPr>
        <w:spacing w:line="240" w:lineRule="auto"/>
        <w:rPr>
          <w:rFonts w:ascii="Times New Roman" w:eastAsia="Times New Roman" w:hAnsi="Times New Roman" w:cs="Times New Roman"/>
          <w:iCs/>
          <w:color w:val="548DD4" w:themeColor="text2" w:themeTint="99"/>
          <w:sz w:val="24"/>
          <w:szCs w:val="24"/>
        </w:rPr>
      </w:pPr>
    </w:p>
    <w:p w14:paraId="68217704" w14:textId="77777777" w:rsidR="00F26E34" w:rsidRDefault="00F26E34" w:rsidP="00DF50FE">
      <w:pPr>
        <w:spacing w:line="240" w:lineRule="auto"/>
        <w:rPr>
          <w:rFonts w:ascii="Times New Roman" w:eastAsia="Times New Roman" w:hAnsi="Times New Roman" w:cs="Times New Roman"/>
          <w:i/>
          <w:color w:val="00B050"/>
          <w:sz w:val="24"/>
          <w:szCs w:val="24"/>
        </w:rPr>
      </w:pPr>
    </w:p>
    <w:p w14:paraId="36776B61" w14:textId="398616B2" w:rsidR="00DF50FE" w:rsidRDefault="00DF50FE" w:rsidP="00DF50FE">
      <w:pPr>
        <w:spacing w:line="240" w:lineRule="auto"/>
        <w:rPr>
          <w:rFonts w:ascii="Times New Roman" w:eastAsia="Times New Roman" w:hAnsi="Times New Roman" w:cs="Times New Roman"/>
          <w:i/>
          <w:color w:val="00B050"/>
          <w:sz w:val="24"/>
          <w:szCs w:val="24"/>
        </w:rPr>
      </w:pPr>
      <w:r w:rsidRPr="009B1C23">
        <w:rPr>
          <w:rFonts w:ascii="Times New Roman" w:eastAsia="Times New Roman" w:hAnsi="Times New Roman" w:cs="Times New Roman"/>
          <w:i/>
          <w:color w:val="00B050"/>
          <w:sz w:val="24"/>
          <w:szCs w:val="24"/>
        </w:rPr>
        <w:t xml:space="preserve">Polish: </w:t>
      </w:r>
      <w:proofErr w:type="spellStart"/>
      <w:r w:rsidRPr="009B1C23">
        <w:rPr>
          <w:rFonts w:ascii="Times New Roman" w:eastAsia="Times New Roman" w:hAnsi="Times New Roman" w:cs="Times New Roman"/>
          <w:i/>
          <w:color w:val="00B050"/>
          <w:sz w:val="24"/>
          <w:szCs w:val="24"/>
        </w:rPr>
        <w:t>Cebulka</w:t>
      </w:r>
      <w:proofErr w:type="spellEnd"/>
    </w:p>
    <w:p w14:paraId="62548D99" w14:textId="77777777" w:rsidR="00DB2894" w:rsidRDefault="00DB2894" w:rsidP="00DF50FE">
      <w:pPr>
        <w:spacing w:line="240" w:lineRule="auto"/>
        <w:rPr>
          <w:rFonts w:ascii="Times New Roman" w:eastAsia="Times New Roman" w:hAnsi="Times New Roman" w:cs="Times New Roman"/>
          <w:i/>
          <w:color w:val="00B050"/>
          <w:sz w:val="24"/>
          <w:szCs w:val="24"/>
        </w:rPr>
      </w:pPr>
    </w:p>
    <w:p w14:paraId="1EBC8BE3" w14:textId="2BBA1A66" w:rsidR="00DB2894" w:rsidRDefault="00DB2894" w:rsidP="00DF50FE">
      <w:pPr>
        <w:spacing w:line="240" w:lineRule="auto"/>
        <w:rPr>
          <w:rFonts w:ascii="Times New Roman" w:eastAsia="Times New Roman" w:hAnsi="Times New Roman" w:cs="Times New Roman"/>
          <w:b/>
          <w:bCs/>
          <w:iCs/>
          <w:color w:val="00B050"/>
          <w:sz w:val="24"/>
          <w:szCs w:val="24"/>
        </w:rPr>
      </w:pPr>
      <w:r w:rsidRPr="00DB2894">
        <w:rPr>
          <w:rFonts w:ascii="Times New Roman" w:eastAsia="Times New Roman" w:hAnsi="Times New Roman" w:cs="Times New Roman"/>
          <w:b/>
          <w:bCs/>
          <w:iCs/>
          <w:color w:val="00B050"/>
          <w:sz w:val="24"/>
          <w:szCs w:val="24"/>
        </w:rPr>
        <w:t>Results</w:t>
      </w:r>
    </w:p>
    <w:p w14:paraId="14BE8BEF" w14:textId="77777777" w:rsidR="00DB2894" w:rsidRPr="00DB2894" w:rsidRDefault="00DB2894" w:rsidP="00DB2894">
      <w:pPr>
        <w:spacing w:line="240" w:lineRule="auto"/>
        <w:rPr>
          <w:rFonts w:ascii="Times New Roman" w:eastAsia="Times New Roman" w:hAnsi="Times New Roman" w:cs="Times New Roman"/>
          <w:b/>
          <w:bCs/>
          <w:iCs/>
          <w:color w:val="00B050"/>
          <w:sz w:val="24"/>
          <w:szCs w:val="24"/>
        </w:rPr>
      </w:pPr>
    </w:p>
    <w:p w14:paraId="1AB4F39C" w14:textId="77777777" w:rsidR="00DB2894" w:rsidRPr="00DB2894" w:rsidRDefault="00DB2894" w:rsidP="00DB2894">
      <w:pPr>
        <w:spacing w:line="240" w:lineRule="auto"/>
        <w:rPr>
          <w:rFonts w:ascii="Times New Roman" w:eastAsia="Calibri" w:hAnsi="Times New Roman" w:cs="Times New Roman"/>
          <w:b/>
          <w:bCs/>
          <w:color w:val="00B050"/>
          <w:kern w:val="2"/>
          <w:sz w:val="24"/>
          <w:szCs w:val="24"/>
          <w:lang w:val="en-US" w:eastAsia="en-US"/>
          <w14:ligatures w14:val="standardContextual"/>
        </w:rPr>
      </w:pPr>
      <w:commentRangeStart w:id="219"/>
      <w:r w:rsidRPr="00DB2894">
        <w:rPr>
          <w:rFonts w:ascii="Times New Roman" w:eastAsia="Calibri" w:hAnsi="Times New Roman" w:cs="Times New Roman"/>
          <w:b/>
          <w:bCs/>
          <w:color w:val="00B050"/>
          <w:kern w:val="2"/>
          <w:sz w:val="24"/>
          <w:szCs w:val="24"/>
          <w:lang w:val="en-US" w:eastAsia="en-US"/>
          <w14:ligatures w14:val="standardContextual"/>
        </w:rPr>
        <w:t xml:space="preserve">Drugs sold </w:t>
      </w:r>
      <w:commentRangeEnd w:id="219"/>
      <w:r w:rsidRPr="00DB2894">
        <w:rPr>
          <w:rFonts w:ascii="Calibri" w:eastAsia="Calibri" w:hAnsi="Calibri" w:cs="Times New Roman"/>
          <w:color w:val="00B050"/>
          <w:kern w:val="2"/>
          <w:sz w:val="16"/>
          <w:szCs w:val="16"/>
          <w:lang w:val="pl-PL" w:eastAsia="en-US"/>
          <w14:ligatures w14:val="standardContextual"/>
        </w:rPr>
        <w:commentReference w:id="219"/>
      </w:r>
    </w:p>
    <w:p w14:paraId="2AF26FC1"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The research team coded 40 categories of drugs, and Table X indicates the top 13 drugs sold in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in </w:t>
      </w:r>
      <w:r w:rsidRPr="00DB2894">
        <w:rPr>
          <w:rFonts w:ascii="Times New Roman" w:eastAsia="Calibri" w:hAnsi="Times New Roman" w:cs="Times New Roman"/>
          <w:color w:val="00B050"/>
          <w:sz w:val="24"/>
          <w:szCs w:val="24"/>
          <w:lang w:val="en-US" w:eastAsia="en-US"/>
          <w14:ligatures w14:val="standardContextual"/>
        </w:rPr>
        <w:t xml:space="preserve">336 advertisements. Table X relates to the number of posts with a specific drug and the number of offers in total. As was mentioned before, in </w:t>
      </w:r>
      <w:proofErr w:type="spellStart"/>
      <w:r w:rsidRPr="00DB2894">
        <w:rPr>
          <w:rFonts w:ascii="Times New Roman" w:eastAsia="Calibri" w:hAnsi="Times New Roman" w:cs="Times New Roman"/>
          <w:color w:val="00B050"/>
          <w:sz w:val="24"/>
          <w:szCs w:val="24"/>
          <w:lang w:val="en-US" w:eastAsia="en-US"/>
          <w14:ligatures w14:val="standardContextual"/>
        </w:rPr>
        <w:t>Cebulka</w:t>
      </w:r>
      <w:proofErr w:type="spellEnd"/>
      <w:r w:rsidRPr="00DB2894">
        <w:rPr>
          <w:rFonts w:ascii="Times New Roman" w:eastAsia="Calibri" w:hAnsi="Times New Roman" w:cs="Times New Roman"/>
          <w:color w:val="00B050"/>
          <w:sz w:val="24"/>
          <w:szCs w:val="24"/>
          <w:lang w:val="en-US" w:eastAsia="en-US"/>
          <w14:ligatures w14:val="standardContextual"/>
        </w:rPr>
        <w:t xml:space="preserve">, there could be different types of drugs in one post. We include this while reporting, noticing that this is especially so for cannabis and prescription drugs, as the vendors sell, e.g., hashish or marihuana, or have a rich offer when it comes to prescription drugs (24 types were identified, e.g., anticancer, antiviral, opioids, benzodiazepines, psychotropic drugs; no numbers are given here as these are less critical). </w:t>
      </w:r>
    </w:p>
    <w:p w14:paraId="51025E57"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4A81492B"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37931193"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084CFC49"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559582FF"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213849B4"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785DCA7D"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1D89CBF2"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22B5BF75"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64EA4F38" w14:textId="77777777" w:rsid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467A9982"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31B60EEA" w14:textId="77777777" w:rsidR="00DB2894" w:rsidRPr="00DB2894" w:rsidRDefault="00DB2894" w:rsidP="00DB2894">
      <w:pPr>
        <w:spacing w:line="240" w:lineRule="auto"/>
        <w:rPr>
          <w:rFonts w:ascii="Times New Roman" w:eastAsia="Calibri" w:hAnsi="Times New Roman" w:cs="Times New Roman"/>
          <w:b/>
          <w:bCs/>
          <w:color w:val="00B050"/>
          <w:kern w:val="2"/>
          <w:sz w:val="24"/>
          <w:szCs w:val="24"/>
          <w:lang w:val="en-US" w:eastAsia="en-US"/>
          <w14:ligatures w14:val="standardContextual"/>
        </w:rPr>
      </w:pPr>
    </w:p>
    <w:p w14:paraId="3066EBA5" w14:textId="77777777" w:rsidR="00DB2894" w:rsidRPr="00DB2894" w:rsidRDefault="00DB2894" w:rsidP="00DB2894">
      <w:pPr>
        <w:autoSpaceDE w:val="0"/>
        <w:autoSpaceDN w:val="0"/>
        <w:adjustRightInd w:val="0"/>
        <w:spacing w:line="240" w:lineRule="auto"/>
        <w:rPr>
          <w:rFonts w:eastAsia="Calibri"/>
          <w:color w:val="00B050"/>
          <w:sz w:val="20"/>
          <w:szCs w:val="20"/>
          <w:lang w:val="en-US" w:eastAsia="en-US"/>
          <w14:ligatures w14:val="standardContextual"/>
        </w:rPr>
      </w:pPr>
      <w:commentRangeStart w:id="220"/>
      <w:r w:rsidRPr="00DB2894">
        <w:rPr>
          <w:rFonts w:eastAsia="Calibri"/>
          <w:b/>
          <w:bCs/>
          <w:color w:val="00B050"/>
          <w:sz w:val="20"/>
          <w:szCs w:val="20"/>
          <w:lang w:val="en-US" w:eastAsia="en-US"/>
          <w14:ligatures w14:val="standardContextual"/>
        </w:rPr>
        <w:t>Table X.</w:t>
      </w:r>
      <w:r w:rsidRPr="00DB2894">
        <w:rPr>
          <w:rFonts w:eastAsia="Calibri"/>
          <w:color w:val="00B050"/>
          <w:sz w:val="20"/>
          <w:szCs w:val="20"/>
          <w:lang w:val="en-US" w:eastAsia="en-US"/>
          <w14:ligatures w14:val="standardContextual"/>
        </w:rPr>
        <w:t xml:space="preserve"> </w:t>
      </w:r>
      <w:commentRangeEnd w:id="220"/>
      <w:r w:rsidRPr="00DB2894">
        <w:rPr>
          <w:rFonts w:ascii="Calibri" w:eastAsia="Calibri" w:hAnsi="Calibri" w:cs="Times New Roman"/>
          <w:color w:val="00B050"/>
          <w:kern w:val="2"/>
          <w:sz w:val="16"/>
          <w:szCs w:val="16"/>
          <w:lang w:val="pl-PL" w:eastAsia="en-US"/>
          <w14:ligatures w14:val="standardContextual"/>
        </w:rPr>
        <w:commentReference w:id="220"/>
      </w:r>
      <w:r w:rsidRPr="00DB2894">
        <w:rPr>
          <w:rFonts w:eastAsia="Calibri"/>
          <w:color w:val="00B050"/>
          <w:sz w:val="20"/>
          <w:szCs w:val="20"/>
          <w:lang w:val="en-US" w:eastAsia="en-US"/>
          <w14:ligatures w14:val="standardContextual"/>
        </w:rPr>
        <w:t xml:space="preserve">Number of posts with various drugs and number of offers for these drugs in </w:t>
      </w:r>
      <w:proofErr w:type="gramStart"/>
      <w:r w:rsidRPr="00DB2894">
        <w:rPr>
          <w:rFonts w:eastAsia="Calibri"/>
          <w:color w:val="00B050"/>
          <w:sz w:val="20"/>
          <w:szCs w:val="20"/>
          <w:lang w:val="en-US" w:eastAsia="en-US"/>
          <w14:ligatures w14:val="standardContextual"/>
        </w:rPr>
        <w:t>total</w:t>
      </w:r>
      <w:proofErr w:type="gramEnd"/>
    </w:p>
    <w:p w14:paraId="776ADB1A" w14:textId="77777777" w:rsidR="00DB2894" w:rsidRPr="00DB2894" w:rsidRDefault="00DB2894" w:rsidP="00DB2894">
      <w:pPr>
        <w:autoSpaceDE w:val="0"/>
        <w:autoSpaceDN w:val="0"/>
        <w:adjustRightInd w:val="0"/>
        <w:spacing w:line="240" w:lineRule="auto"/>
        <w:rPr>
          <w:rFonts w:eastAsia="Calibri"/>
          <w:color w:val="00B050"/>
          <w:sz w:val="20"/>
          <w:szCs w:val="20"/>
          <w:lang w:val="en-US" w:eastAsia="en-US"/>
          <w14:ligatures w14:val="standardContextual"/>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08"/>
        <w:gridCol w:w="3080"/>
        <w:gridCol w:w="2874"/>
      </w:tblGrid>
      <w:tr w:rsidR="00DB2894" w:rsidRPr="00DB2894" w14:paraId="5155F74F" w14:textId="77777777" w:rsidTr="00662BBD">
        <w:tc>
          <w:tcPr>
            <w:tcW w:w="3108" w:type="dxa"/>
            <w:tcBorders>
              <w:bottom w:val="single" w:sz="4" w:space="0" w:color="auto"/>
            </w:tcBorders>
          </w:tcPr>
          <w:p w14:paraId="59645D32" w14:textId="77777777" w:rsidR="00DB2894" w:rsidRPr="00DB2894" w:rsidRDefault="00DB2894" w:rsidP="00DB2894">
            <w:pPr>
              <w:autoSpaceDE w:val="0"/>
              <w:autoSpaceDN w:val="0"/>
              <w:adjustRightInd w:val="0"/>
              <w:rPr>
                <w:b/>
                <w:bCs/>
                <w:color w:val="00B050"/>
                <w:sz w:val="20"/>
                <w:szCs w:val="20"/>
              </w:rPr>
            </w:pPr>
            <w:proofErr w:type="spellStart"/>
            <w:r w:rsidRPr="00DB2894">
              <w:rPr>
                <w:b/>
                <w:bCs/>
                <w:color w:val="00B050"/>
                <w:sz w:val="20"/>
                <w:szCs w:val="20"/>
              </w:rPr>
              <w:lastRenderedPageBreak/>
              <w:t>Category</w:t>
            </w:r>
            <w:proofErr w:type="spellEnd"/>
          </w:p>
        </w:tc>
        <w:tc>
          <w:tcPr>
            <w:tcW w:w="3080" w:type="dxa"/>
            <w:tcBorders>
              <w:bottom w:val="single" w:sz="4" w:space="0" w:color="auto"/>
            </w:tcBorders>
          </w:tcPr>
          <w:p w14:paraId="3F540BA3" w14:textId="77777777" w:rsidR="00DB2894" w:rsidRDefault="00DB2894" w:rsidP="00DB2894">
            <w:pPr>
              <w:autoSpaceDE w:val="0"/>
              <w:autoSpaceDN w:val="0"/>
              <w:adjustRightInd w:val="0"/>
              <w:rPr>
                <w:b/>
                <w:bCs/>
                <w:color w:val="00B050"/>
                <w:sz w:val="20"/>
                <w:szCs w:val="20"/>
                <w:lang w:val="en-US"/>
              </w:rPr>
            </w:pPr>
            <w:r w:rsidRPr="00DB2894">
              <w:rPr>
                <w:b/>
                <w:bCs/>
                <w:color w:val="00B050"/>
                <w:sz w:val="20"/>
                <w:szCs w:val="20"/>
                <w:lang w:val="en-US"/>
              </w:rPr>
              <w:t>Number of posts with a specific drug’s type</w:t>
            </w:r>
          </w:p>
          <w:p w14:paraId="7A581E9A" w14:textId="77777777" w:rsidR="00DB2894" w:rsidRPr="00DB2894" w:rsidRDefault="00DB2894" w:rsidP="00DB2894">
            <w:pPr>
              <w:autoSpaceDE w:val="0"/>
              <w:autoSpaceDN w:val="0"/>
              <w:adjustRightInd w:val="0"/>
              <w:rPr>
                <w:b/>
                <w:bCs/>
                <w:color w:val="00B050"/>
                <w:sz w:val="20"/>
                <w:szCs w:val="20"/>
                <w:lang w:val="en-US"/>
              </w:rPr>
            </w:pPr>
          </w:p>
        </w:tc>
        <w:tc>
          <w:tcPr>
            <w:tcW w:w="2874" w:type="dxa"/>
            <w:tcBorders>
              <w:bottom w:val="single" w:sz="4" w:space="0" w:color="auto"/>
            </w:tcBorders>
          </w:tcPr>
          <w:p w14:paraId="219AF92D" w14:textId="77777777" w:rsidR="00DB2894" w:rsidRPr="00DB2894" w:rsidRDefault="00DB2894" w:rsidP="00DB2894">
            <w:pPr>
              <w:autoSpaceDE w:val="0"/>
              <w:autoSpaceDN w:val="0"/>
              <w:adjustRightInd w:val="0"/>
              <w:rPr>
                <w:b/>
                <w:bCs/>
                <w:color w:val="00B050"/>
                <w:sz w:val="20"/>
                <w:szCs w:val="20"/>
                <w:lang w:val="en-US"/>
              </w:rPr>
            </w:pPr>
            <w:r w:rsidRPr="00DB2894">
              <w:rPr>
                <w:b/>
                <w:bCs/>
                <w:color w:val="00B050"/>
                <w:sz w:val="20"/>
                <w:szCs w:val="20"/>
                <w:lang w:val="en-US"/>
              </w:rPr>
              <w:t xml:space="preserve">Offers in total </w:t>
            </w:r>
          </w:p>
        </w:tc>
      </w:tr>
      <w:tr w:rsidR="00DB2894" w:rsidRPr="00DB2894" w14:paraId="556DBB23" w14:textId="77777777" w:rsidTr="00662BBD">
        <w:tc>
          <w:tcPr>
            <w:tcW w:w="3108" w:type="dxa"/>
            <w:tcBorders>
              <w:bottom w:val="nil"/>
            </w:tcBorders>
          </w:tcPr>
          <w:p w14:paraId="69FD61DF"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cannabis</w:t>
            </w:r>
            <w:proofErr w:type="spellEnd"/>
          </w:p>
        </w:tc>
        <w:tc>
          <w:tcPr>
            <w:tcW w:w="3080" w:type="dxa"/>
            <w:tcBorders>
              <w:bottom w:val="nil"/>
            </w:tcBorders>
          </w:tcPr>
          <w:p w14:paraId="38A08F7D"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172</w:t>
            </w:r>
          </w:p>
        </w:tc>
        <w:tc>
          <w:tcPr>
            <w:tcW w:w="2874" w:type="dxa"/>
            <w:tcBorders>
              <w:bottom w:val="nil"/>
            </w:tcBorders>
          </w:tcPr>
          <w:p w14:paraId="02AD8255"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420</w:t>
            </w:r>
          </w:p>
        </w:tc>
      </w:tr>
      <w:tr w:rsidR="00DB2894" w:rsidRPr="00DB2894" w14:paraId="0A746F15" w14:textId="77777777" w:rsidTr="00662BBD">
        <w:tc>
          <w:tcPr>
            <w:tcW w:w="3108" w:type="dxa"/>
            <w:tcBorders>
              <w:top w:val="nil"/>
              <w:bottom w:val="nil"/>
            </w:tcBorders>
          </w:tcPr>
          <w:p w14:paraId="6DB119C3"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mdma</w:t>
            </w:r>
            <w:proofErr w:type="spellEnd"/>
          </w:p>
        </w:tc>
        <w:tc>
          <w:tcPr>
            <w:tcW w:w="3080" w:type="dxa"/>
            <w:tcBorders>
              <w:top w:val="nil"/>
              <w:bottom w:val="nil"/>
            </w:tcBorders>
          </w:tcPr>
          <w:p w14:paraId="3E363BD6"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69</w:t>
            </w:r>
          </w:p>
        </w:tc>
        <w:tc>
          <w:tcPr>
            <w:tcW w:w="2874" w:type="dxa"/>
            <w:tcBorders>
              <w:top w:val="nil"/>
              <w:bottom w:val="nil"/>
            </w:tcBorders>
          </w:tcPr>
          <w:p w14:paraId="41A24D18"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102</w:t>
            </w:r>
          </w:p>
        </w:tc>
      </w:tr>
      <w:tr w:rsidR="00DB2894" w:rsidRPr="00DB2894" w14:paraId="598E31C9" w14:textId="77777777" w:rsidTr="00662BBD">
        <w:tc>
          <w:tcPr>
            <w:tcW w:w="3108" w:type="dxa"/>
            <w:tcBorders>
              <w:top w:val="nil"/>
              <w:bottom w:val="nil"/>
            </w:tcBorders>
          </w:tcPr>
          <w:p w14:paraId="2FD6388B"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cocaine</w:t>
            </w:r>
            <w:proofErr w:type="spellEnd"/>
          </w:p>
        </w:tc>
        <w:tc>
          <w:tcPr>
            <w:tcW w:w="3080" w:type="dxa"/>
            <w:tcBorders>
              <w:top w:val="nil"/>
              <w:bottom w:val="nil"/>
            </w:tcBorders>
          </w:tcPr>
          <w:p w14:paraId="48440403"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55</w:t>
            </w:r>
          </w:p>
        </w:tc>
        <w:tc>
          <w:tcPr>
            <w:tcW w:w="2874" w:type="dxa"/>
            <w:tcBorders>
              <w:top w:val="nil"/>
              <w:bottom w:val="nil"/>
            </w:tcBorders>
          </w:tcPr>
          <w:p w14:paraId="745AC6EC"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71</w:t>
            </w:r>
          </w:p>
        </w:tc>
      </w:tr>
      <w:tr w:rsidR="00DB2894" w:rsidRPr="00DB2894" w14:paraId="7160E242" w14:textId="77777777" w:rsidTr="00662BBD">
        <w:tc>
          <w:tcPr>
            <w:tcW w:w="3108" w:type="dxa"/>
            <w:tcBorders>
              <w:top w:val="nil"/>
              <w:bottom w:val="nil"/>
            </w:tcBorders>
          </w:tcPr>
          <w:p w14:paraId="3F18D525"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amphetamine</w:t>
            </w:r>
            <w:proofErr w:type="spellEnd"/>
          </w:p>
        </w:tc>
        <w:tc>
          <w:tcPr>
            <w:tcW w:w="3080" w:type="dxa"/>
            <w:tcBorders>
              <w:top w:val="nil"/>
              <w:bottom w:val="nil"/>
            </w:tcBorders>
          </w:tcPr>
          <w:p w14:paraId="36B5C036"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53</w:t>
            </w:r>
          </w:p>
        </w:tc>
        <w:tc>
          <w:tcPr>
            <w:tcW w:w="2874" w:type="dxa"/>
            <w:tcBorders>
              <w:top w:val="nil"/>
              <w:bottom w:val="nil"/>
            </w:tcBorders>
          </w:tcPr>
          <w:p w14:paraId="759BB44D"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56</w:t>
            </w:r>
          </w:p>
        </w:tc>
      </w:tr>
      <w:tr w:rsidR="00DB2894" w:rsidRPr="00DB2894" w14:paraId="14CB82A9" w14:textId="77777777" w:rsidTr="00662BBD">
        <w:tc>
          <w:tcPr>
            <w:tcW w:w="3108" w:type="dxa"/>
            <w:tcBorders>
              <w:top w:val="nil"/>
              <w:bottom w:val="nil"/>
            </w:tcBorders>
          </w:tcPr>
          <w:p w14:paraId="2CD4FA95"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prescription</w:t>
            </w:r>
            <w:proofErr w:type="spellEnd"/>
            <w:r w:rsidRPr="00DB2894">
              <w:rPr>
                <w:color w:val="00B050"/>
                <w:sz w:val="20"/>
                <w:szCs w:val="20"/>
              </w:rPr>
              <w:t xml:space="preserve"> </w:t>
            </w:r>
            <w:proofErr w:type="spellStart"/>
            <w:r w:rsidRPr="00DB2894">
              <w:rPr>
                <w:color w:val="00B050"/>
                <w:sz w:val="20"/>
                <w:szCs w:val="20"/>
              </w:rPr>
              <w:t>drugs</w:t>
            </w:r>
            <w:proofErr w:type="spellEnd"/>
          </w:p>
        </w:tc>
        <w:tc>
          <w:tcPr>
            <w:tcW w:w="3080" w:type="dxa"/>
            <w:tcBorders>
              <w:top w:val="nil"/>
              <w:bottom w:val="nil"/>
            </w:tcBorders>
          </w:tcPr>
          <w:p w14:paraId="019E02AB"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48</w:t>
            </w:r>
          </w:p>
        </w:tc>
        <w:tc>
          <w:tcPr>
            <w:tcW w:w="2874" w:type="dxa"/>
            <w:tcBorders>
              <w:top w:val="nil"/>
              <w:bottom w:val="nil"/>
            </w:tcBorders>
          </w:tcPr>
          <w:p w14:paraId="25D91A1D"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1230</w:t>
            </w:r>
          </w:p>
        </w:tc>
      </w:tr>
      <w:tr w:rsidR="00DB2894" w:rsidRPr="00DB2894" w14:paraId="59411415" w14:textId="77777777" w:rsidTr="00662BBD">
        <w:tc>
          <w:tcPr>
            <w:tcW w:w="3108" w:type="dxa"/>
            <w:tcBorders>
              <w:top w:val="nil"/>
              <w:bottom w:val="nil"/>
            </w:tcBorders>
          </w:tcPr>
          <w:p w14:paraId="5E604E3E"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lsd</w:t>
            </w:r>
            <w:proofErr w:type="spellEnd"/>
          </w:p>
        </w:tc>
        <w:tc>
          <w:tcPr>
            <w:tcW w:w="3080" w:type="dxa"/>
            <w:tcBorders>
              <w:top w:val="nil"/>
              <w:bottom w:val="nil"/>
            </w:tcBorders>
          </w:tcPr>
          <w:p w14:paraId="2FA6959A"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42</w:t>
            </w:r>
          </w:p>
        </w:tc>
        <w:tc>
          <w:tcPr>
            <w:tcW w:w="2874" w:type="dxa"/>
            <w:tcBorders>
              <w:top w:val="nil"/>
              <w:bottom w:val="nil"/>
            </w:tcBorders>
          </w:tcPr>
          <w:p w14:paraId="24C5F47D"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48</w:t>
            </w:r>
          </w:p>
        </w:tc>
      </w:tr>
      <w:tr w:rsidR="00DB2894" w:rsidRPr="00DB2894" w14:paraId="2CFB84ED" w14:textId="77777777" w:rsidTr="00662BBD">
        <w:tc>
          <w:tcPr>
            <w:tcW w:w="3108" w:type="dxa"/>
            <w:tcBorders>
              <w:top w:val="nil"/>
              <w:bottom w:val="nil"/>
            </w:tcBorders>
          </w:tcPr>
          <w:p w14:paraId="30AC5E12" w14:textId="77777777" w:rsidR="00DB2894" w:rsidRPr="00DB2894" w:rsidRDefault="00DB2894" w:rsidP="00DB2894">
            <w:pPr>
              <w:autoSpaceDE w:val="0"/>
              <w:autoSpaceDN w:val="0"/>
              <w:adjustRightInd w:val="0"/>
              <w:rPr>
                <w:color w:val="00B050"/>
                <w:sz w:val="20"/>
                <w:szCs w:val="20"/>
              </w:rPr>
            </w:pPr>
            <w:r w:rsidRPr="00DB2894">
              <w:rPr>
                <w:color w:val="00B050"/>
                <w:sz w:val="20"/>
                <w:szCs w:val="20"/>
              </w:rPr>
              <w:t xml:space="preserve">3/4CMC = </w:t>
            </w:r>
            <w:proofErr w:type="spellStart"/>
            <w:r w:rsidRPr="00DB2894">
              <w:rPr>
                <w:color w:val="00B050"/>
                <w:sz w:val="20"/>
                <w:szCs w:val="20"/>
              </w:rPr>
              <w:t>clephedrone</w:t>
            </w:r>
            <w:proofErr w:type="spellEnd"/>
          </w:p>
        </w:tc>
        <w:tc>
          <w:tcPr>
            <w:tcW w:w="3080" w:type="dxa"/>
            <w:tcBorders>
              <w:top w:val="nil"/>
              <w:bottom w:val="nil"/>
            </w:tcBorders>
          </w:tcPr>
          <w:p w14:paraId="5FA1965A"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40</w:t>
            </w:r>
          </w:p>
        </w:tc>
        <w:tc>
          <w:tcPr>
            <w:tcW w:w="2874" w:type="dxa"/>
            <w:tcBorders>
              <w:top w:val="nil"/>
              <w:bottom w:val="nil"/>
            </w:tcBorders>
          </w:tcPr>
          <w:p w14:paraId="5511F547"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48</w:t>
            </w:r>
          </w:p>
        </w:tc>
      </w:tr>
      <w:tr w:rsidR="00DB2894" w:rsidRPr="00DB2894" w14:paraId="0BA089F4" w14:textId="77777777" w:rsidTr="00662BBD">
        <w:tc>
          <w:tcPr>
            <w:tcW w:w="3108" w:type="dxa"/>
            <w:tcBorders>
              <w:top w:val="nil"/>
              <w:bottom w:val="nil"/>
            </w:tcBorders>
          </w:tcPr>
          <w:p w14:paraId="482753A9" w14:textId="77777777" w:rsidR="00DB2894" w:rsidRPr="00DB2894" w:rsidRDefault="00DB2894" w:rsidP="00DB2894">
            <w:pPr>
              <w:autoSpaceDE w:val="0"/>
              <w:autoSpaceDN w:val="0"/>
              <w:adjustRightInd w:val="0"/>
              <w:rPr>
                <w:color w:val="00B050"/>
                <w:sz w:val="20"/>
                <w:szCs w:val="20"/>
              </w:rPr>
            </w:pPr>
            <w:r w:rsidRPr="00DB2894">
              <w:rPr>
                <w:color w:val="00B050"/>
                <w:sz w:val="20"/>
                <w:szCs w:val="20"/>
              </w:rPr>
              <w:t xml:space="preserve">3/4MMC = </w:t>
            </w:r>
            <w:proofErr w:type="spellStart"/>
            <w:r w:rsidRPr="00DB2894">
              <w:rPr>
                <w:color w:val="00B050"/>
                <w:sz w:val="20"/>
                <w:szCs w:val="20"/>
              </w:rPr>
              <w:t>mephedrone</w:t>
            </w:r>
            <w:proofErr w:type="spellEnd"/>
          </w:p>
        </w:tc>
        <w:tc>
          <w:tcPr>
            <w:tcW w:w="3080" w:type="dxa"/>
            <w:tcBorders>
              <w:top w:val="nil"/>
              <w:bottom w:val="nil"/>
            </w:tcBorders>
          </w:tcPr>
          <w:p w14:paraId="27C152E3"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34</w:t>
            </w:r>
          </w:p>
        </w:tc>
        <w:tc>
          <w:tcPr>
            <w:tcW w:w="2874" w:type="dxa"/>
            <w:tcBorders>
              <w:top w:val="nil"/>
              <w:bottom w:val="nil"/>
            </w:tcBorders>
          </w:tcPr>
          <w:p w14:paraId="3E9595CC"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45</w:t>
            </w:r>
          </w:p>
        </w:tc>
      </w:tr>
      <w:tr w:rsidR="00DB2894" w:rsidRPr="00DB2894" w14:paraId="0DDB7F54" w14:textId="77777777" w:rsidTr="00662BBD">
        <w:tc>
          <w:tcPr>
            <w:tcW w:w="3108" w:type="dxa"/>
            <w:tcBorders>
              <w:top w:val="nil"/>
              <w:bottom w:val="nil"/>
            </w:tcBorders>
          </w:tcPr>
          <w:p w14:paraId="28D91D20"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ketamine</w:t>
            </w:r>
            <w:proofErr w:type="spellEnd"/>
          </w:p>
        </w:tc>
        <w:tc>
          <w:tcPr>
            <w:tcW w:w="3080" w:type="dxa"/>
            <w:tcBorders>
              <w:top w:val="nil"/>
              <w:bottom w:val="nil"/>
            </w:tcBorders>
          </w:tcPr>
          <w:p w14:paraId="2C3F130B"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29</w:t>
            </w:r>
          </w:p>
        </w:tc>
        <w:tc>
          <w:tcPr>
            <w:tcW w:w="2874" w:type="dxa"/>
            <w:tcBorders>
              <w:top w:val="nil"/>
              <w:bottom w:val="nil"/>
            </w:tcBorders>
          </w:tcPr>
          <w:p w14:paraId="0ACA4C3D"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35</w:t>
            </w:r>
          </w:p>
        </w:tc>
      </w:tr>
      <w:tr w:rsidR="00DB2894" w:rsidRPr="00DB2894" w14:paraId="53E78956" w14:textId="77777777" w:rsidTr="00662BBD">
        <w:tc>
          <w:tcPr>
            <w:tcW w:w="3108" w:type="dxa"/>
            <w:tcBorders>
              <w:top w:val="nil"/>
              <w:bottom w:val="nil"/>
            </w:tcBorders>
          </w:tcPr>
          <w:p w14:paraId="38B071B6"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dmt</w:t>
            </w:r>
            <w:proofErr w:type="spellEnd"/>
          </w:p>
        </w:tc>
        <w:tc>
          <w:tcPr>
            <w:tcW w:w="3080" w:type="dxa"/>
            <w:tcBorders>
              <w:top w:val="nil"/>
              <w:bottom w:val="nil"/>
            </w:tcBorders>
          </w:tcPr>
          <w:p w14:paraId="640735CC"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21</w:t>
            </w:r>
          </w:p>
        </w:tc>
        <w:tc>
          <w:tcPr>
            <w:tcW w:w="2874" w:type="dxa"/>
            <w:tcBorders>
              <w:top w:val="nil"/>
              <w:bottom w:val="nil"/>
            </w:tcBorders>
          </w:tcPr>
          <w:p w14:paraId="03A7B56B"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39</w:t>
            </w:r>
          </w:p>
        </w:tc>
      </w:tr>
      <w:tr w:rsidR="00DB2894" w:rsidRPr="00DB2894" w14:paraId="17E9EE45" w14:textId="77777777" w:rsidTr="00662BBD">
        <w:tc>
          <w:tcPr>
            <w:tcW w:w="3108" w:type="dxa"/>
            <w:tcBorders>
              <w:top w:val="nil"/>
              <w:bottom w:val="nil"/>
            </w:tcBorders>
          </w:tcPr>
          <w:p w14:paraId="748C7C4F"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psilocybin</w:t>
            </w:r>
            <w:proofErr w:type="spellEnd"/>
            <w:r w:rsidRPr="00DB2894">
              <w:rPr>
                <w:color w:val="00B050"/>
                <w:sz w:val="20"/>
                <w:szCs w:val="20"/>
              </w:rPr>
              <w:t xml:space="preserve"> </w:t>
            </w:r>
            <w:proofErr w:type="spellStart"/>
            <w:r w:rsidRPr="00DB2894">
              <w:rPr>
                <w:color w:val="00B050"/>
                <w:sz w:val="20"/>
                <w:szCs w:val="20"/>
              </w:rPr>
              <w:t>mushrooms</w:t>
            </w:r>
            <w:proofErr w:type="spellEnd"/>
          </w:p>
        </w:tc>
        <w:tc>
          <w:tcPr>
            <w:tcW w:w="3080" w:type="dxa"/>
            <w:tcBorders>
              <w:top w:val="nil"/>
              <w:bottom w:val="nil"/>
            </w:tcBorders>
          </w:tcPr>
          <w:p w14:paraId="4C89DB42"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rPr>
              <w:t>21</w:t>
            </w:r>
          </w:p>
        </w:tc>
        <w:tc>
          <w:tcPr>
            <w:tcW w:w="2874" w:type="dxa"/>
            <w:tcBorders>
              <w:top w:val="nil"/>
              <w:bottom w:val="nil"/>
            </w:tcBorders>
          </w:tcPr>
          <w:p w14:paraId="5FAD56DB"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29</w:t>
            </w:r>
          </w:p>
        </w:tc>
      </w:tr>
      <w:tr w:rsidR="00DB2894" w:rsidRPr="00DB2894" w14:paraId="61CA9407" w14:textId="77777777" w:rsidTr="00662BBD">
        <w:tc>
          <w:tcPr>
            <w:tcW w:w="3108" w:type="dxa"/>
            <w:tcBorders>
              <w:top w:val="nil"/>
              <w:bottom w:val="nil"/>
            </w:tcBorders>
          </w:tcPr>
          <w:p w14:paraId="04669753" w14:textId="77777777" w:rsidR="00DB2894" w:rsidRPr="00DB2894" w:rsidRDefault="00DB2894" w:rsidP="00DB2894">
            <w:pPr>
              <w:autoSpaceDE w:val="0"/>
              <w:autoSpaceDN w:val="0"/>
              <w:adjustRightInd w:val="0"/>
              <w:rPr>
                <w:color w:val="00B050"/>
                <w:sz w:val="20"/>
                <w:szCs w:val="20"/>
              </w:rPr>
            </w:pPr>
            <w:proofErr w:type="spellStart"/>
            <w:r w:rsidRPr="00DB2894">
              <w:rPr>
                <w:color w:val="00B050"/>
                <w:sz w:val="20"/>
                <w:szCs w:val="20"/>
              </w:rPr>
              <w:t>metaamphetamine</w:t>
            </w:r>
            <w:proofErr w:type="spellEnd"/>
          </w:p>
        </w:tc>
        <w:tc>
          <w:tcPr>
            <w:tcW w:w="3080" w:type="dxa"/>
            <w:tcBorders>
              <w:top w:val="nil"/>
              <w:bottom w:val="nil"/>
            </w:tcBorders>
          </w:tcPr>
          <w:p w14:paraId="6EC7FEDA"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14</w:t>
            </w:r>
          </w:p>
        </w:tc>
        <w:tc>
          <w:tcPr>
            <w:tcW w:w="2874" w:type="dxa"/>
            <w:tcBorders>
              <w:top w:val="nil"/>
              <w:bottom w:val="nil"/>
            </w:tcBorders>
          </w:tcPr>
          <w:p w14:paraId="0988D7C7"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14</w:t>
            </w:r>
          </w:p>
        </w:tc>
      </w:tr>
      <w:tr w:rsidR="00DB2894" w:rsidRPr="00DB2894" w14:paraId="09C1CDCE" w14:textId="77777777" w:rsidTr="00662BBD">
        <w:tc>
          <w:tcPr>
            <w:tcW w:w="3108" w:type="dxa"/>
            <w:tcBorders>
              <w:top w:val="nil"/>
              <w:bottom w:val="nil"/>
            </w:tcBorders>
          </w:tcPr>
          <w:p w14:paraId="339DCD3A"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designer drugs (e.g., HEX-EN)</w:t>
            </w:r>
          </w:p>
        </w:tc>
        <w:tc>
          <w:tcPr>
            <w:tcW w:w="3080" w:type="dxa"/>
            <w:tcBorders>
              <w:top w:val="nil"/>
              <w:bottom w:val="nil"/>
            </w:tcBorders>
          </w:tcPr>
          <w:p w14:paraId="47D6E723"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4</w:t>
            </w:r>
          </w:p>
        </w:tc>
        <w:tc>
          <w:tcPr>
            <w:tcW w:w="2874" w:type="dxa"/>
            <w:tcBorders>
              <w:top w:val="nil"/>
              <w:bottom w:val="nil"/>
            </w:tcBorders>
          </w:tcPr>
          <w:p w14:paraId="1A6E04FB"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7</w:t>
            </w:r>
          </w:p>
        </w:tc>
      </w:tr>
      <w:tr w:rsidR="00DB2894" w:rsidRPr="00DB2894" w14:paraId="77EF5E8E" w14:textId="77777777" w:rsidTr="00662BBD">
        <w:tc>
          <w:tcPr>
            <w:tcW w:w="3108" w:type="dxa"/>
            <w:tcBorders>
              <w:top w:val="nil"/>
            </w:tcBorders>
          </w:tcPr>
          <w:p w14:paraId="6B010949"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TOTAL</w:t>
            </w:r>
          </w:p>
        </w:tc>
        <w:tc>
          <w:tcPr>
            <w:tcW w:w="3080" w:type="dxa"/>
            <w:tcBorders>
              <w:top w:val="nil"/>
            </w:tcBorders>
          </w:tcPr>
          <w:p w14:paraId="21CE313A"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602</w:t>
            </w:r>
          </w:p>
        </w:tc>
        <w:tc>
          <w:tcPr>
            <w:tcW w:w="2874" w:type="dxa"/>
            <w:tcBorders>
              <w:top w:val="nil"/>
            </w:tcBorders>
          </w:tcPr>
          <w:p w14:paraId="7E4353B6" w14:textId="77777777" w:rsidR="00DB2894" w:rsidRPr="00DB2894" w:rsidRDefault="00DB2894" w:rsidP="00DB2894">
            <w:pPr>
              <w:autoSpaceDE w:val="0"/>
              <w:autoSpaceDN w:val="0"/>
              <w:adjustRightInd w:val="0"/>
              <w:rPr>
                <w:color w:val="00B050"/>
                <w:sz w:val="20"/>
                <w:szCs w:val="20"/>
                <w:lang w:val="en-US"/>
              </w:rPr>
            </w:pPr>
            <w:r w:rsidRPr="00DB2894">
              <w:rPr>
                <w:color w:val="00B050"/>
                <w:sz w:val="20"/>
                <w:szCs w:val="20"/>
                <w:lang w:val="en-US"/>
              </w:rPr>
              <w:t>2144</w:t>
            </w:r>
          </w:p>
        </w:tc>
      </w:tr>
      <w:tr w:rsidR="00DB2894" w:rsidRPr="00DB2894" w14:paraId="33E4E44B" w14:textId="77777777" w:rsidTr="00662BBD">
        <w:tc>
          <w:tcPr>
            <w:tcW w:w="3108" w:type="dxa"/>
          </w:tcPr>
          <w:p w14:paraId="350B6E17" w14:textId="77777777" w:rsidR="00DB2894" w:rsidRPr="00DB2894" w:rsidRDefault="00DB2894" w:rsidP="00DB2894">
            <w:pPr>
              <w:autoSpaceDE w:val="0"/>
              <w:autoSpaceDN w:val="0"/>
              <w:adjustRightInd w:val="0"/>
              <w:rPr>
                <w:color w:val="00B050"/>
                <w:sz w:val="20"/>
                <w:szCs w:val="20"/>
                <w:lang w:val="en-US"/>
              </w:rPr>
            </w:pPr>
          </w:p>
        </w:tc>
        <w:tc>
          <w:tcPr>
            <w:tcW w:w="3080" w:type="dxa"/>
          </w:tcPr>
          <w:p w14:paraId="128B2F9E" w14:textId="77777777" w:rsidR="00DB2894" w:rsidRPr="00DB2894" w:rsidRDefault="00DB2894" w:rsidP="00DB2894">
            <w:pPr>
              <w:autoSpaceDE w:val="0"/>
              <w:autoSpaceDN w:val="0"/>
              <w:adjustRightInd w:val="0"/>
              <w:rPr>
                <w:color w:val="00B050"/>
                <w:sz w:val="20"/>
                <w:szCs w:val="20"/>
                <w:lang w:val="en-US"/>
              </w:rPr>
            </w:pPr>
          </w:p>
          <w:p w14:paraId="00AE69EA" w14:textId="77777777" w:rsidR="00DB2894" w:rsidRPr="00DB2894" w:rsidRDefault="00DB2894" w:rsidP="00DB2894">
            <w:pPr>
              <w:autoSpaceDE w:val="0"/>
              <w:autoSpaceDN w:val="0"/>
              <w:adjustRightInd w:val="0"/>
              <w:rPr>
                <w:color w:val="00B050"/>
                <w:sz w:val="20"/>
                <w:szCs w:val="20"/>
                <w:lang w:val="en-US"/>
              </w:rPr>
            </w:pPr>
          </w:p>
        </w:tc>
        <w:tc>
          <w:tcPr>
            <w:tcW w:w="2874" w:type="dxa"/>
          </w:tcPr>
          <w:p w14:paraId="3E21DB3F" w14:textId="77777777" w:rsidR="00DB2894" w:rsidRPr="00DB2894" w:rsidRDefault="00DB2894" w:rsidP="00DB2894">
            <w:pPr>
              <w:autoSpaceDE w:val="0"/>
              <w:autoSpaceDN w:val="0"/>
              <w:adjustRightInd w:val="0"/>
              <w:rPr>
                <w:color w:val="00B050"/>
                <w:sz w:val="20"/>
                <w:szCs w:val="20"/>
                <w:lang w:val="en-US"/>
              </w:rPr>
            </w:pPr>
          </w:p>
        </w:tc>
      </w:tr>
    </w:tbl>
    <w:p w14:paraId="6F16DF78"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18"/>
          <w:szCs w:val="18"/>
          <w:lang w:val="en-US" w:eastAsia="en-US"/>
          <w14:ligatures w14:val="standardContextual"/>
        </w:rPr>
      </w:pPr>
      <w:commentRangeStart w:id="221"/>
      <w:r w:rsidRPr="00DB2894">
        <w:rPr>
          <w:rFonts w:ascii="Calibri" w:eastAsia="Calibri" w:hAnsi="Calibri" w:cs="Times New Roman"/>
          <w:noProof/>
          <w:color w:val="00B050"/>
          <w:kern w:val="2"/>
          <w:sz w:val="40"/>
          <w:szCs w:val="40"/>
          <w:lang w:val="pl-PL" w:eastAsia="en-US"/>
          <w14:ligatures w14:val="standardContextual"/>
        </w:rPr>
        <w:drawing>
          <wp:inline distT="0" distB="0" distL="0" distR="0" wp14:anchorId="41A4B2A5" wp14:editId="666637A2">
            <wp:extent cx="5760720" cy="3800382"/>
            <wp:effectExtent l="0" t="0" r="0" b="0"/>
            <wp:docPr id="201955678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6783" name="Obraz 2019556783"/>
                    <pic:cNvPicPr/>
                  </pic:nvPicPr>
                  <pic:blipFill rotWithShape="1">
                    <a:blip r:embed="rId40">
                      <a:extLst>
                        <a:ext uri="{28A0092B-C50C-407E-A947-70E740481C1C}">
                          <a14:useLocalDpi xmlns:a14="http://schemas.microsoft.com/office/drawing/2010/main" val="0"/>
                        </a:ext>
                      </a:extLst>
                    </a:blip>
                    <a:srcRect t="5260"/>
                    <a:stretch/>
                  </pic:blipFill>
                  <pic:spPr bwMode="auto">
                    <a:xfrm>
                      <a:off x="0" y="0"/>
                      <a:ext cx="5760720" cy="3800382"/>
                    </a:xfrm>
                    <a:prstGeom prst="rect">
                      <a:avLst/>
                    </a:prstGeom>
                    <a:ln>
                      <a:noFill/>
                    </a:ln>
                    <a:extLst>
                      <a:ext uri="{53640926-AAD7-44D8-BBD7-CCE9431645EC}">
                        <a14:shadowObscured xmlns:a14="http://schemas.microsoft.com/office/drawing/2010/main"/>
                      </a:ext>
                    </a:extLst>
                  </pic:spPr>
                </pic:pic>
              </a:graphicData>
            </a:graphic>
          </wp:inline>
        </w:drawing>
      </w:r>
      <w:commentRangeEnd w:id="221"/>
      <w:r w:rsidRPr="00DB2894">
        <w:rPr>
          <w:rFonts w:ascii="Calibri" w:eastAsia="Calibri" w:hAnsi="Calibri" w:cs="Times New Roman"/>
          <w:color w:val="00B050"/>
          <w:kern w:val="2"/>
          <w:sz w:val="16"/>
          <w:szCs w:val="16"/>
          <w:lang w:val="pl-PL" w:eastAsia="en-US"/>
          <w14:ligatures w14:val="standardContextual"/>
        </w:rPr>
        <w:commentReference w:id="221"/>
      </w:r>
    </w:p>
    <w:p w14:paraId="5B87F0B5"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18"/>
          <w:szCs w:val="18"/>
          <w:lang w:val="en-US" w:eastAsia="en-US"/>
          <w14:ligatures w14:val="standardContextual"/>
        </w:rPr>
      </w:pPr>
    </w:p>
    <w:p w14:paraId="092A422C"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35395379"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r w:rsidRPr="00DB2894">
        <w:rPr>
          <w:rFonts w:ascii="Times New Roman" w:eastAsia="Calibri" w:hAnsi="Times New Roman" w:cs="Times New Roman"/>
          <w:color w:val="00B050"/>
          <w:sz w:val="24"/>
          <w:szCs w:val="24"/>
          <w:lang w:val="en-US" w:eastAsia="en-US"/>
          <w14:ligatures w14:val="standardContextual"/>
        </w:rPr>
        <w:t xml:space="preserve">What is interesting, though, is that for both Cannabis and prescription drugs, the vendors seem highly specialized. </w:t>
      </w:r>
      <w:commentRangeStart w:id="222"/>
      <w:r w:rsidRPr="00DB2894">
        <w:rPr>
          <w:rFonts w:ascii="Times New Roman" w:eastAsia="Calibri" w:hAnsi="Times New Roman" w:cs="Times New Roman"/>
          <w:color w:val="00B050"/>
          <w:sz w:val="24"/>
          <w:szCs w:val="24"/>
          <w:lang w:val="en-US" w:eastAsia="en-US"/>
          <w14:ligatures w14:val="standardContextual"/>
        </w:rPr>
        <w:t xml:space="preserve">Correlations </w:t>
      </w:r>
      <w:commentRangeEnd w:id="222"/>
      <w:r w:rsidRPr="00DB2894">
        <w:rPr>
          <w:rFonts w:ascii="Calibri" w:eastAsia="Calibri" w:hAnsi="Calibri" w:cs="Times New Roman"/>
          <w:color w:val="00B050"/>
          <w:kern w:val="2"/>
          <w:sz w:val="16"/>
          <w:szCs w:val="16"/>
          <w:lang w:val="pl-PL" w:eastAsia="en-US"/>
          <w14:ligatures w14:val="standardContextual"/>
        </w:rPr>
        <w:commentReference w:id="222"/>
      </w:r>
      <w:r w:rsidRPr="00DB2894">
        <w:rPr>
          <w:rFonts w:ascii="Times New Roman" w:eastAsia="Calibri" w:hAnsi="Times New Roman" w:cs="Times New Roman"/>
          <w:color w:val="00B050"/>
          <w:sz w:val="24"/>
          <w:szCs w:val="24"/>
          <w:lang w:val="en-US" w:eastAsia="en-US"/>
          <w14:ligatures w14:val="standardContextual"/>
        </w:rPr>
        <w:t xml:space="preserve">indicating which drugs are sold more often together are visualized in </w:t>
      </w:r>
      <w:commentRangeStart w:id="223"/>
      <w:r w:rsidRPr="00DB2894">
        <w:rPr>
          <w:rFonts w:ascii="Times New Roman" w:eastAsia="Calibri" w:hAnsi="Times New Roman" w:cs="Times New Roman"/>
          <w:color w:val="00B050"/>
          <w:sz w:val="24"/>
          <w:szCs w:val="24"/>
          <w:lang w:val="en-US" w:eastAsia="en-US"/>
          <w14:ligatures w14:val="standardContextual"/>
        </w:rPr>
        <w:t>Figure X</w:t>
      </w:r>
      <w:commentRangeEnd w:id="223"/>
      <w:r w:rsidRPr="00DB2894">
        <w:rPr>
          <w:rFonts w:ascii="Calibri" w:eastAsia="Calibri" w:hAnsi="Calibri" w:cs="Times New Roman"/>
          <w:color w:val="00B050"/>
          <w:kern w:val="2"/>
          <w:sz w:val="16"/>
          <w:szCs w:val="16"/>
          <w:lang w:val="pl-PL" w:eastAsia="en-US"/>
          <w14:ligatures w14:val="standardContextual"/>
        </w:rPr>
        <w:commentReference w:id="223"/>
      </w:r>
      <w:r w:rsidRPr="00DB2894">
        <w:rPr>
          <w:rFonts w:ascii="Times New Roman" w:eastAsia="Calibri" w:hAnsi="Times New Roman" w:cs="Times New Roman"/>
          <w:color w:val="00B050"/>
          <w:sz w:val="24"/>
          <w:szCs w:val="24"/>
          <w:lang w:val="en-US" w:eastAsia="en-US"/>
          <w14:ligatures w14:val="standardContextual"/>
        </w:rPr>
        <w:t xml:space="preserve">. Only positive and statistically significant correlations are included, and only the top 13 drugs from Table X are correlated (the correlations are made for posts and not for offers in total). As is evident, cannabis and prescription drugs are not connected, unlike the other </w:t>
      </w:r>
      <w:r w:rsidRPr="00DB2894">
        <w:rPr>
          <w:rFonts w:ascii="Times New Roman" w:eastAsia="Calibri" w:hAnsi="Times New Roman" w:cs="Times New Roman"/>
          <w:color w:val="00B050"/>
          <w:sz w:val="24"/>
          <w:szCs w:val="24"/>
          <w:lang w:val="en-US" w:eastAsia="en-US"/>
          <w14:ligatures w14:val="standardContextual"/>
        </w:rPr>
        <w:lastRenderedPageBreak/>
        <w:t xml:space="preserve">11 types. The vendors seem thus highly specialized and focus either on cannabis, prescription drugs, or all other drugs.  </w:t>
      </w:r>
    </w:p>
    <w:p w14:paraId="6D510DBA"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59887A93" w14:textId="77777777" w:rsidR="00DB2894" w:rsidRPr="00DB2894" w:rsidRDefault="00DB2894" w:rsidP="00DB2894">
      <w:pPr>
        <w:autoSpaceDE w:val="0"/>
        <w:autoSpaceDN w:val="0"/>
        <w:adjustRightInd w:val="0"/>
        <w:spacing w:line="240" w:lineRule="auto"/>
        <w:rPr>
          <w:rFonts w:eastAsia="Calibri"/>
          <w:color w:val="00B050"/>
          <w:sz w:val="20"/>
          <w:szCs w:val="20"/>
          <w:lang w:val="en-US" w:eastAsia="en-US"/>
          <w14:ligatures w14:val="standardContextual"/>
        </w:rPr>
      </w:pPr>
      <w:r w:rsidRPr="00DB2894">
        <w:rPr>
          <w:rFonts w:eastAsia="Calibri"/>
          <w:b/>
          <w:bCs/>
          <w:color w:val="00B050"/>
          <w:sz w:val="20"/>
          <w:szCs w:val="20"/>
          <w:lang w:val="en-US" w:eastAsia="en-US"/>
          <w14:ligatures w14:val="standardContextual"/>
        </w:rPr>
        <w:t>Figure X.</w:t>
      </w:r>
      <w:r w:rsidRPr="00DB2894">
        <w:rPr>
          <w:rFonts w:eastAsia="Calibri"/>
          <w:color w:val="00B050"/>
          <w:sz w:val="20"/>
          <w:szCs w:val="20"/>
          <w:lang w:val="en-US" w:eastAsia="en-US"/>
          <w14:ligatures w14:val="standardContextual"/>
        </w:rPr>
        <w:t xml:space="preserve"> Which top 13 drugs are being sold </w:t>
      </w:r>
      <w:proofErr w:type="gramStart"/>
      <w:r w:rsidRPr="00DB2894">
        <w:rPr>
          <w:rFonts w:eastAsia="Calibri"/>
          <w:color w:val="00B050"/>
          <w:sz w:val="20"/>
          <w:szCs w:val="20"/>
          <w:lang w:val="en-US" w:eastAsia="en-US"/>
          <w14:ligatures w14:val="standardContextual"/>
        </w:rPr>
        <w:t>together</w:t>
      </w:r>
      <w:proofErr w:type="gramEnd"/>
      <w:r w:rsidRPr="00DB2894">
        <w:rPr>
          <w:rFonts w:eastAsia="Calibri"/>
          <w:color w:val="00B050"/>
          <w:sz w:val="20"/>
          <w:szCs w:val="20"/>
          <w:lang w:val="en-US" w:eastAsia="en-US"/>
          <w14:ligatures w14:val="standardContextual"/>
        </w:rPr>
        <w:t xml:space="preserve"> </w:t>
      </w:r>
    </w:p>
    <w:p w14:paraId="63D349B8" w14:textId="77777777" w:rsidR="00DB2894" w:rsidRPr="00DB2894" w:rsidRDefault="00DB2894" w:rsidP="00DB2894">
      <w:pPr>
        <w:autoSpaceDE w:val="0"/>
        <w:autoSpaceDN w:val="0"/>
        <w:adjustRightInd w:val="0"/>
        <w:spacing w:line="240" w:lineRule="auto"/>
        <w:rPr>
          <w:rFonts w:ascii="Times New Roman" w:eastAsia="Times New Roman" w:hAnsi="Times New Roman" w:cs="Times New Roman"/>
          <w:b/>
          <w:bCs/>
          <w:color w:val="00B050"/>
          <w:sz w:val="24"/>
          <w:szCs w:val="24"/>
        </w:rPr>
      </w:pPr>
      <w:r w:rsidRPr="00DB2894">
        <w:rPr>
          <w:rFonts w:ascii="Calibri" w:eastAsia="Calibri" w:hAnsi="Calibri" w:cs="Times New Roman"/>
          <w:noProof/>
          <w:color w:val="00B050"/>
          <w:kern w:val="2"/>
          <w:lang w:val="pl-PL" w:eastAsia="en-US"/>
          <w14:ligatures w14:val="standardContextual"/>
        </w:rPr>
        <w:drawing>
          <wp:inline distT="0" distB="0" distL="0" distR="0" wp14:anchorId="7A713DEE" wp14:editId="6561CBDE">
            <wp:extent cx="5924550" cy="5924550"/>
            <wp:effectExtent l="0" t="0" r="0" b="0"/>
            <wp:docPr id="1662556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677" name=""/>
                    <pic:cNvPicPr/>
                  </pic:nvPicPr>
                  <pic:blipFill>
                    <a:blip r:embed="rId41"/>
                    <a:stretch>
                      <a:fillRect/>
                    </a:stretch>
                  </pic:blipFill>
                  <pic:spPr>
                    <a:xfrm>
                      <a:off x="0" y="0"/>
                      <a:ext cx="5924550" cy="5924550"/>
                    </a:xfrm>
                    <a:prstGeom prst="rect">
                      <a:avLst/>
                    </a:prstGeom>
                  </pic:spPr>
                </pic:pic>
              </a:graphicData>
            </a:graphic>
          </wp:inline>
        </w:drawing>
      </w:r>
    </w:p>
    <w:p w14:paraId="3BBFFC66" w14:textId="77777777" w:rsidR="00DB2894" w:rsidRPr="00DB2894" w:rsidRDefault="00DB2894" w:rsidP="00DB2894">
      <w:pPr>
        <w:autoSpaceDE w:val="0"/>
        <w:autoSpaceDN w:val="0"/>
        <w:adjustRightInd w:val="0"/>
        <w:spacing w:line="240" w:lineRule="auto"/>
        <w:rPr>
          <w:rFonts w:ascii="Times New Roman" w:eastAsia="Times New Roman" w:hAnsi="Times New Roman" w:cs="Times New Roman"/>
          <w:b/>
          <w:bCs/>
          <w:color w:val="00B050"/>
          <w:sz w:val="24"/>
          <w:szCs w:val="24"/>
        </w:rPr>
      </w:pPr>
    </w:p>
    <w:p w14:paraId="4F42A5C0" w14:textId="77777777" w:rsidR="00DB2894" w:rsidRDefault="00DB2894" w:rsidP="00DB2894">
      <w:pPr>
        <w:autoSpaceDE w:val="0"/>
        <w:autoSpaceDN w:val="0"/>
        <w:adjustRightInd w:val="0"/>
        <w:spacing w:line="240" w:lineRule="auto"/>
        <w:rPr>
          <w:rFonts w:ascii="Times New Roman" w:eastAsia="Times New Roman" w:hAnsi="Times New Roman" w:cs="Times New Roman"/>
          <w:b/>
          <w:bCs/>
          <w:color w:val="00B050"/>
          <w:sz w:val="24"/>
          <w:szCs w:val="24"/>
        </w:rPr>
      </w:pPr>
      <w:commentRangeStart w:id="224"/>
      <w:r w:rsidRPr="00DB2894">
        <w:rPr>
          <w:rFonts w:ascii="Times New Roman" w:eastAsia="Times New Roman" w:hAnsi="Times New Roman" w:cs="Times New Roman"/>
          <w:b/>
          <w:bCs/>
          <w:color w:val="00B050"/>
          <w:sz w:val="24"/>
          <w:szCs w:val="24"/>
        </w:rPr>
        <w:t>The process of buying drugs</w:t>
      </w:r>
      <w:commentRangeEnd w:id="224"/>
      <w:r w:rsidRPr="00DB2894">
        <w:rPr>
          <w:rFonts w:ascii="Calibri" w:eastAsia="Calibri" w:hAnsi="Calibri" w:cs="Times New Roman"/>
          <w:color w:val="00B050"/>
          <w:kern w:val="2"/>
          <w:sz w:val="16"/>
          <w:szCs w:val="16"/>
          <w:lang w:val="pl-PL" w:eastAsia="en-US"/>
          <w14:ligatures w14:val="standardContextual"/>
        </w:rPr>
        <w:commentReference w:id="224"/>
      </w:r>
    </w:p>
    <w:p w14:paraId="7C811EC3"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sz w:val="24"/>
          <w:szCs w:val="24"/>
          <w:lang w:val="en-US" w:eastAsia="en-US"/>
          <w14:ligatures w14:val="standardContextual"/>
        </w:rPr>
      </w:pPr>
    </w:p>
    <w:p w14:paraId="4ADDA8A4" w14:textId="77777777" w:rsidR="00DB2894" w:rsidRPr="00DB2894" w:rsidRDefault="00DB2894" w:rsidP="00DB2894">
      <w:pPr>
        <w:spacing w:line="240" w:lineRule="auto"/>
        <w:rPr>
          <w:rFonts w:ascii="Times New Roman" w:eastAsia="Times New Roman" w:hAnsi="Times New Roman" w:cs="Times New Roman"/>
          <w:color w:val="00B050"/>
          <w:sz w:val="24"/>
          <w:szCs w:val="24"/>
        </w:rPr>
      </w:pPr>
      <w:r w:rsidRPr="00DB2894">
        <w:rPr>
          <w:rFonts w:ascii="Times New Roman" w:eastAsia="Times New Roman" w:hAnsi="Times New Roman" w:cs="Times New Roman"/>
          <w:color w:val="00B050"/>
          <w:sz w:val="24"/>
          <w:szCs w:val="24"/>
        </w:rPr>
        <w:t xml:space="preserve">Bitcoin and </w:t>
      </w:r>
      <w:proofErr w:type="spellStart"/>
      <w:r w:rsidRPr="00DB2894">
        <w:rPr>
          <w:rFonts w:ascii="Times New Roman" w:eastAsia="Times New Roman" w:hAnsi="Times New Roman" w:cs="Times New Roman"/>
          <w:color w:val="00B050"/>
          <w:sz w:val="24"/>
          <w:szCs w:val="24"/>
        </w:rPr>
        <w:t>Monero</w:t>
      </w:r>
      <w:proofErr w:type="spellEnd"/>
      <w:r w:rsidRPr="00DB2894">
        <w:rPr>
          <w:rFonts w:ascii="Times New Roman" w:eastAsia="Times New Roman" w:hAnsi="Times New Roman" w:cs="Times New Roman"/>
          <w:color w:val="00B050"/>
          <w:sz w:val="24"/>
          <w:szCs w:val="24"/>
        </w:rPr>
        <w:t xml:space="preserve"> are accepted, and the transactions are regulated by the general </w:t>
      </w:r>
      <w:proofErr w:type="spellStart"/>
      <w:r w:rsidRPr="00DB2894">
        <w:rPr>
          <w:rFonts w:ascii="Times New Roman" w:eastAsia="Times New Roman" w:hAnsi="Times New Roman" w:cs="Times New Roman"/>
          <w:color w:val="00B050"/>
          <w:sz w:val="24"/>
          <w:szCs w:val="24"/>
        </w:rPr>
        <w:t>Cebulka’s</w:t>
      </w:r>
      <w:proofErr w:type="spellEnd"/>
      <w:r w:rsidRPr="00DB2894">
        <w:rPr>
          <w:rFonts w:ascii="Times New Roman" w:eastAsia="Times New Roman" w:hAnsi="Times New Roman" w:cs="Times New Roman"/>
          <w:color w:val="00B050"/>
          <w:sz w:val="24"/>
          <w:szCs w:val="24"/>
        </w:rPr>
        <w:t xml:space="preserve"> rules and by rules given by each vendor alone. The general rules define several stages of selling the products. 1) Opening Escrow in the profile of a given vendor, then 2) selecting a payment option, and 3) filling out a short form including the title of the offer, the amount of Bitcoin or </w:t>
      </w:r>
      <w:proofErr w:type="spellStart"/>
      <w:r w:rsidRPr="00DB2894">
        <w:rPr>
          <w:rFonts w:ascii="Times New Roman" w:eastAsia="Times New Roman" w:hAnsi="Times New Roman" w:cs="Times New Roman"/>
          <w:color w:val="00B050"/>
          <w:sz w:val="24"/>
          <w:szCs w:val="24"/>
        </w:rPr>
        <w:t>Monero</w:t>
      </w:r>
      <w:proofErr w:type="spellEnd"/>
      <w:r w:rsidRPr="00DB2894">
        <w:rPr>
          <w:rFonts w:ascii="Times New Roman" w:eastAsia="Times New Roman" w:hAnsi="Times New Roman" w:cs="Times New Roman"/>
          <w:color w:val="00B050"/>
          <w:sz w:val="24"/>
          <w:szCs w:val="24"/>
        </w:rPr>
        <w:t xml:space="preserve"> involved, and an encrypted message about the details of the transaction. 4) the buyer must pay the deposit, and 5) the vendor must accept the order and ship the drugs. 6) Upon </w:t>
      </w:r>
      <w:r w:rsidRPr="00DB2894">
        <w:rPr>
          <w:rFonts w:ascii="Times New Roman" w:eastAsia="Times New Roman" w:hAnsi="Times New Roman" w:cs="Times New Roman"/>
          <w:color w:val="00B050"/>
          <w:sz w:val="24"/>
          <w:szCs w:val="24"/>
        </w:rPr>
        <w:lastRenderedPageBreak/>
        <w:t>receiving, the user releases escrow, with some sellers having a stringent policy in this case, e.g., “if escrow is not released within 48 hours of receipt, the customer will never order anything again” (</w:t>
      </w:r>
      <w:commentRangeStart w:id="225"/>
      <w:r w:rsidRPr="00DB2894">
        <w:rPr>
          <w:rFonts w:ascii="Times New Roman" w:eastAsia="Times New Roman" w:hAnsi="Times New Roman" w:cs="Times New Roman"/>
          <w:color w:val="00B050"/>
          <w:sz w:val="24"/>
          <w:szCs w:val="24"/>
        </w:rPr>
        <w:t>XXX</w:t>
      </w:r>
      <w:commentRangeEnd w:id="225"/>
      <w:r w:rsidRPr="00DB2894">
        <w:rPr>
          <w:rFonts w:ascii="Calibri" w:eastAsia="Calibri" w:hAnsi="Calibri" w:cs="Times New Roman"/>
          <w:color w:val="00B050"/>
          <w:kern w:val="2"/>
          <w:sz w:val="16"/>
          <w:szCs w:val="16"/>
          <w:lang w:val="pl-PL" w:eastAsia="en-US"/>
          <w14:ligatures w14:val="standardContextual"/>
        </w:rPr>
        <w:commentReference w:id="225"/>
      </w:r>
      <w:r w:rsidRPr="00DB2894">
        <w:rPr>
          <w:rFonts w:ascii="Times New Roman" w:eastAsia="Times New Roman" w:hAnsi="Times New Roman" w:cs="Times New Roman"/>
          <w:color w:val="00B050"/>
          <w:sz w:val="24"/>
          <w:szCs w:val="24"/>
        </w:rPr>
        <w:t xml:space="preserve">). 7) After testing the product, the user should review the packaging, the shipment, and the quality of the goods using the vendor’s profile or comments. This is not a must, but a good rule. In the event of a transaction not being successful, the user has the right to file a complaint to the </w:t>
      </w:r>
      <w:proofErr w:type="gramStart"/>
      <w:r w:rsidRPr="00DB2894">
        <w:rPr>
          <w:rFonts w:ascii="Times New Roman" w:eastAsia="Times New Roman" w:hAnsi="Times New Roman" w:cs="Times New Roman"/>
          <w:color w:val="00B050"/>
          <w:sz w:val="24"/>
          <w:szCs w:val="24"/>
        </w:rPr>
        <w:t>Admins</w:t>
      </w:r>
      <w:proofErr w:type="gramEnd"/>
      <w:r w:rsidRPr="00DB2894">
        <w:rPr>
          <w:rFonts w:ascii="Times New Roman" w:eastAsia="Times New Roman" w:hAnsi="Times New Roman" w:cs="Times New Roman"/>
          <w:color w:val="00B050"/>
          <w:sz w:val="24"/>
          <w:szCs w:val="24"/>
        </w:rPr>
        <w:t>, who resolve the so-called dispute.</w:t>
      </w:r>
    </w:p>
    <w:p w14:paraId="349B7904" w14:textId="77777777" w:rsidR="00DB2894" w:rsidRPr="00DB2894" w:rsidRDefault="00DB2894" w:rsidP="00DB2894">
      <w:pPr>
        <w:spacing w:line="240" w:lineRule="auto"/>
        <w:rPr>
          <w:rFonts w:ascii="Times New Roman" w:eastAsia="Times New Roman" w:hAnsi="Times New Roman" w:cs="Times New Roman"/>
          <w:color w:val="00B050"/>
          <w:sz w:val="24"/>
          <w:szCs w:val="24"/>
        </w:rPr>
      </w:pPr>
    </w:p>
    <w:p w14:paraId="4B7E5556" w14:textId="77777777" w:rsidR="00DB2894" w:rsidRPr="00DB2894" w:rsidRDefault="00DB2894" w:rsidP="00DB2894">
      <w:pPr>
        <w:spacing w:line="240" w:lineRule="auto"/>
        <w:rPr>
          <w:rFonts w:ascii="Times New Roman" w:eastAsia="Times New Roman" w:hAnsi="Times New Roman" w:cs="Times New Roman"/>
          <w:color w:val="00B050"/>
          <w:sz w:val="24"/>
          <w:szCs w:val="24"/>
        </w:rPr>
      </w:pPr>
      <w:r w:rsidRPr="00DB2894">
        <w:rPr>
          <w:rFonts w:ascii="Times New Roman" w:eastAsia="Times New Roman" w:hAnsi="Times New Roman" w:cs="Times New Roman"/>
          <w:color w:val="00B050"/>
          <w:sz w:val="24"/>
          <w:szCs w:val="24"/>
        </w:rPr>
        <w:t xml:space="preserve">Each vendor individually regulates other issues, e.g., there are no fixed rules regarding minimum prices or quantities sold. Generally, vendors are retailers, and in 82 offers, the wholesale could be agreed upon in private communication for interested buyers. All sellers give information on the shipping method, and most use the parcel lockers – a popular in Poland </w:t>
      </w:r>
      <w:proofErr w:type="spellStart"/>
      <w:r w:rsidRPr="00DB2894">
        <w:rPr>
          <w:rFonts w:ascii="Times New Roman" w:eastAsia="Times New Roman" w:hAnsi="Times New Roman" w:cs="Times New Roman"/>
          <w:color w:val="00B050"/>
          <w:sz w:val="24"/>
          <w:szCs w:val="24"/>
        </w:rPr>
        <w:t>InPost</w:t>
      </w:r>
      <w:proofErr w:type="spellEnd"/>
      <w:r w:rsidRPr="00DB2894">
        <w:rPr>
          <w:rFonts w:ascii="Times New Roman" w:eastAsia="Times New Roman" w:hAnsi="Times New Roman" w:cs="Times New Roman"/>
          <w:color w:val="00B050"/>
          <w:sz w:val="24"/>
          <w:szCs w:val="24"/>
        </w:rPr>
        <w:t xml:space="preserve"> services – and only some indicate Polish Post Office or other shipping companies like DPD. The word frequencies for the “shipping method” category identified 199 trigger words indicating the delivery takes place using parcel lockers (e.g., lemmatized “</w:t>
      </w:r>
      <w:proofErr w:type="spellStart"/>
      <w:r w:rsidRPr="00DB2894">
        <w:rPr>
          <w:rFonts w:ascii="Times New Roman" w:eastAsia="Times New Roman" w:hAnsi="Times New Roman" w:cs="Times New Roman"/>
          <w:color w:val="00B050"/>
          <w:sz w:val="24"/>
          <w:szCs w:val="24"/>
        </w:rPr>
        <w:t>Inpost</w:t>
      </w:r>
      <w:proofErr w:type="spellEnd"/>
      <w:r w:rsidRPr="00DB2894">
        <w:rPr>
          <w:rFonts w:ascii="Times New Roman" w:eastAsia="Times New Roman" w:hAnsi="Times New Roman" w:cs="Times New Roman"/>
          <w:color w:val="00B050"/>
          <w:sz w:val="24"/>
          <w:szCs w:val="24"/>
        </w:rPr>
        <w:t>” or “</w:t>
      </w:r>
      <w:proofErr w:type="spellStart"/>
      <w:r w:rsidRPr="00DB2894">
        <w:rPr>
          <w:rFonts w:ascii="Times New Roman" w:eastAsia="Times New Roman" w:hAnsi="Times New Roman" w:cs="Times New Roman"/>
          <w:color w:val="00B050"/>
          <w:sz w:val="24"/>
          <w:szCs w:val="24"/>
        </w:rPr>
        <w:t>paczkomat</w:t>
      </w:r>
      <w:proofErr w:type="spellEnd"/>
      <w:r w:rsidRPr="00DB2894">
        <w:rPr>
          <w:rFonts w:ascii="Times New Roman" w:eastAsia="Times New Roman" w:hAnsi="Times New Roman" w:cs="Times New Roman"/>
          <w:color w:val="00B050"/>
          <w:sz w:val="24"/>
          <w:szCs w:val="24"/>
        </w:rPr>
        <w:t>” (parcel locker in Polish), 65 words indicating Polish Post Office (e.g., lemmatized “</w:t>
      </w:r>
      <w:proofErr w:type="spellStart"/>
      <w:r w:rsidRPr="00DB2894">
        <w:rPr>
          <w:rFonts w:ascii="Times New Roman" w:eastAsia="Times New Roman" w:hAnsi="Times New Roman" w:cs="Times New Roman"/>
          <w:color w:val="00B050"/>
          <w:sz w:val="24"/>
          <w:szCs w:val="24"/>
        </w:rPr>
        <w:t>Poczta</w:t>
      </w:r>
      <w:proofErr w:type="spellEnd"/>
      <w:r w:rsidRPr="00DB2894">
        <w:rPr>
          <w:rFonts w:ascii="Times New Roman" w:eastAsia="Times New Roman" w:hAnsi="Times New Roman" w:cs="Times New Roman"/>
          <w:color w:val="00B050"/>
          <w:sz w:val="24"/>
          <w:szCs w:val="24"/>
        </w:rPr>
        <w:t>” [Post Office], “list” [letter], “</w:t>
      </w:r>
      <w:proofErr w:type="spellStart"/>
      <w:r w:rsidRPr="00DB2894">
        <w:rPr>
          <w:rFonts w:ascii="Times New Roman" w:eastAsia="Times New Roman" w:hAnsi="Times New Roman" w:cs="Times New Roman"/>
          <w:color w:val="00B050"/>
          <w:sz w:val="24"/>
          <w:szCs w:val="24"/>
        </w:rPr>
        <w:t>skrzynka</w:t>
      </w:r>
      <w:proofErr w:type="spellEnd"/>
      <w:r w:rsidRPr="00DB2894">
        <w:rPr>
          <w:rFonts w:ascii="Times New Roman" w:eastAsia="Times New Roman" w:hAnsi="Times New Roman" w:cs="Times New Roman"/>
          <w:color w:val="00B050"/>
          <w:sz w:val="24"/>
          <w:szCs w:val="24"/>
        </w:rPr>
        <w:t>” [mailbox]) and only 21 words indicating some other way of sending the package (e.g., lemmatized “</w:t>
      </w:r>
      <w:proofErr w:type="spellStart"/>
      <w:r w:rsidRPr="00DB2894">
        <w:rPr>
          <w:rFonts w:ascii="Times New Roman" w:eastAsia="Times New Roman" w:hAnsi="Times New Roman" w:cs="Times New Roman"/>
          <w:color w:val="00B050"/>
          <w:sz w:val="24"/>
          <w:szCs w:val="24"/>
        </w:rPr>
        <w:t>Dpd</w:t>
      </w:r>
      <w:proofErr w:type="spellEnd"/>
      <w:r w:rsidRPr="00DB2894">
        <w:rPr>
          <w:rFonts w:ascii="Times New Roman" w:eastAsia="Times New Roman" w:hAnsi="Times New Roman" w:cs="Times New Roman"/>
          <w:color w:val="00B050"/>
          <w:sz w:val="24"/>
          <w:szCs w:val="24"/>
        </w:rPr>
        <w:t>” or “</w:t>
      </w:r>
      <w:proofErr w:type="spellStart"/>
      <w:r w:rsidRPr="00DB2894">
        <w:rPr>
          <w:rFonts w:ascii="Times New Roman" w:eastAsia="Times New Roman" w:hAnsi="Times New Roman" w:cs="Times New Roman"/>
          <w:color w:val="00B050"/>
          <w:sz w:val="24"/>
          <w:szCs w:val="24"/>
        </w:rPr>
        <w:t>Dhl</w:t>
      </w:r>
      <w:proofErr w:type="spellEnd"/>
      <w:r w:rsidRPr="00DB2894">
        <w:rPr>
          <w:rFonts w:ascii="Times New Roman" w:eastAsia="Times New Roman" w:hAnsi="Times New Roman" w:cs="Times New Roman"/>
          <w:color w:val="00B050"/>
          <w:sz w:val="24"/>
          <w:szCs w:val="24"/>
        </w:rPr>
        <w:t xml:space="preserve">”). Apart from this, vendors also specify the cost of shipping and present various order templates, and some of them inform about the possible complaints, mainly referring to the general rules: </w:t>
      </w:r>
    </w:p>
    <w:p w14:paraId="489C97A3" w14:textId="77777777" w:rsidR="00DB2894" w:rsidRPr="00DB2894" w:rsidRDefault="00DB2894" w:rsidP="00DB2894">
      <w:pPr>
        <w:spacing w:line="240" w:lineRule="auto"/>
        <w:rPr>
          <w:rFonts w:ascii="Times New Roman" w:eastAsia="Times New Roman" w:hAnsi="Times New Roman" w:cs="Times New Roman"/>
          <w:color w:val="00B050"/>
          <w:sz w:val="24"/>
          <w:szCs w:val="24"/>
        </w:rPr>
      </w:pPr>
    </w:p>
    <w:p w14:paraId="3A72286C" w14:textId="77777777" w:rsidR="00DB2894" w:rsidRPr="00DB2894" w:rsidRDefault="00DB2894" w:rsidP="00DB2894">
      <w:pPr>
        <w:spacing w:line="240" w:lineRule="auto"/>
        <w:ind w:left="851"/>
        <w:rPr>
          <w:rFonts w:ascii="Times New Roman" w:eastAsia="Times New Roman" w:hAnsi="Times New Roman" w:cs="Times New Roman"/>
          <w:color w:val="00B050"/>
          <w:sz w:val="24"/>
          <w:szCs w:val="24"/>
        </w:rPr>
      </w:pPr>
      <w:r w:rsidRPr="00DB2894">
        <w:rPr>
          <w:rFonts w:ascii="Times New Roman" w:eastAsia="Times New Roman" w:hAnsi="Times New Roman" w:cs="Times New Roman"/>
          <w:color w:val="00B050"/>
          <w:sz w:val="24"/>
          <w:szCs w:val="24"/>
        </w:rPr>
        <w:t>If you think what you received is of poor quality or not even what it should be, try to prove it in any way possible. Usually, a test for just a few zlotys is enough to have a basis for a claim. Unfounded negative reviews will be reported to the admins for removal. The competition is not sleeping, and we don’t want anyone to slander us (</w:t>
      </w:r>
      <w:commentRangeStart w:id="226"/>
      <w:r w:rsidRPr="00DB2894">
        <w:rPr>
          <w:rFonts w:ascii="Times New Roman" w:eastAsia="Times New Roman" w:hAnsi="Times New Roman" w:cs="Times New Roman"/>
          <w:color w:val="00B050"/>
          <w:sz w:val="24"/>
          <w:szCs w:val="24"/>
        </w:rPr>
        <w:t>XXX</w:t>
      </w:r>
      <w:commentRangeEnd w:id="226"/>
      <w:r w:rsidRPr="00DB2894">
        <w:rPr>
          <w:rFonts w:ascii="Calibri" w:eastAsia="Calibri" w:hAnsi="Calibri" w:cs="Times New Roman"/>
          <w:color w:val="00B050"/>
          <w:kern w:val="2"/>
          <w:sz w:val="16"/>
          <w:szCs w:val="16"/>
          <w:lang w:val="pl-PL" w:eastAsia="en-US"/>
          <w14:ligatures w14:val="standardContextual"/>
        </w:rPr>
        <w:commentReference w:id="226"/>
      </w:r>
      <w:r w:rsidRPr="00DB2894">
        <w:rPr>
          <w:rFonts w:ascii="Times New Roman" w:eastAsia="Times New Roman" w:hAnsi="Times New Roman" w:cs="Times New Roman"/>
          <w:color w:val="00B050"/>
          <w:sz w:val="24"/>
          <w:szCs w:val="24"/>
        </w:rPr>
        <w:t>).</w:t>
      </w:r>
    </w:p>
    <w:p w14:paraId="488599C4" w14:textId="77777777" w:rsidR="00DB2894" w:rsidRPr="00DB2894" w:rsidRDefault="00DB2894" w:rsidP="00DB2894">
      <w:pPr>
        <w:spacing w:line="240" w:lineRule="auto"/>
        <w:rPr>
          <w:rFonts w:ascii="Times New Roman" w:eastAsia="Calibri" w:hAnsi="Times New Roman" w:cs="Times New Roman"/>
          <w:b/>
          <w:bCs/>
          <w:color w:val="00B050"/>
          <w:kern w:val="2"/>
          <w:sz w:val="24"/>
          <w:szCs w:val="24"/>
          <w:lang w:val="en-US" w:eastAsia="en-US"/>
          <w14:ligatures w14:val="standardContextual"/>
        </w:rPr>
      </w:pPr>
      <w:r w:rsidRPr="00DB2894">
        <w:rPr>
          <w:rFonts w:ascii="Times New Roman" w:eastAsia="Calibri" w:hAnsi="Times New Roman" w:cs="Times New Roman"/>
          <w:b/>
          <w:bCs/>
          <w:color w:val="00B050"/>
          <w:kern w:val="2"/>
          <w:sz w:val="24"/>
          <w:szCs w:val="24"/>
          <w:lang w:val="en-US" w:eastAsia="en-US"/>
          <w14:ligatures w14:val="standardContextual"/>
        </w:rPr>
        <w:t>Trust and marketing</w:t>
      </w:r>
    </w:p>
    <w:p w14:paraId="4868C892"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One way of building trust is to give a detailed description of the drug. Table X shows subcategories indicated for the general “Description of the Drug” category, with the numbers relating to all offers, not the posts. As was previously mentioned, the posts often contain many offers of different drugs.</w:t>
      </w:r>
    </w:p>
    <w:p w14:paraId="76E3771B"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0F5D407F" w14:textId="77777777" w:rsidR="00DB2894" w:rsidRPr="00DB2894" w:rsidRDefault="00DB2894" w:rsidP="00DB2894">
      <w:pPr>
        <w:spacing w:line="240" w:lineRule="auto"/>
        <w:rPr>
          <w:rFonts w:eastAsia="Calibri"/>
          <w:color w:val="00B050"/>
          <w:kern w:val="2"/>
          <w:sz w:val="20"/>
          <w:szCs w:val="20"/>
          <w:lang w:val="en-US" w:eastAsia="en-US"/>
          <w14:ligatures w14:val="standardContextual"/>
        </w:rPr>
      </w:pPr>
      <w:r w:rsidRPr="00DB2894">
        <w:rPr>
          <w:rFonts w:eastAsia="Calibri"/>
          <w:b/>
          <w:bCs/>
          <w:color w:val="00B050"/>
          <w:kern w:val="2"/>
          <w:sz w:val="20"/>
          <w:szCs w:val="20"/>
          <w:lang w:val="en-US" w:eastAsia="en-US"/>
          <w14:ligatures w14:val="standardContextual"/>
        </w:rPr>
        <w:t>Table X.</w:t>
      </w:r>
      <w:r w:rsidRPr="00DB2894">
        <w:rPr>
          <w:rFonts w:eastAsia="Calibri"/>
          <w:color w:val="00B050"/>
          <w:kern w:val="2"/>
          <w:sz w:val="20"/>
          <w:szCs w:val="20"/>
          <w:lang w:val="en-US" w:eastAsia="en-US"/>
          <w14:ligatures w14:val="standardContextual"/>
        </w:rPr>
        <w:t xml:space="preserve"> Subcategories indicated for the general "Description of the drug" </w:t>
      </w:r>
      <w:proofErr w:type="gramStart"/>
      <w:r w:rsidRPr="00DB2894">
        <w:rPr>
          <w:rFonts w:eastAsia="Calibri"/>
          <w:color w:val="00B050"/>
          <w:kern w:val="2"/>
          <w:sz w:val="20"/>
          <w:szCs w:val="20"/>
          <w:lang w:val="en-US" w:eastAsia="en-US"/>
          <w14:ligatures w14:val="standardContextual"/>
        </w:rPr>
        <w:t>category</w:t>
      </w:r>
      <w:proofErr w:type="gramEnd"/>
    </w:p>
    <w:p w14:paraId="077FFB04" w14:textId="77777777" w:rsidR="00DB2894" w:rsidRPr="00DB2894" w:rsidRDefault="00DB2894" w:rsidP="00DB2894">
      <w:pPr>
        <w:spacing w:line="240" w:lineRule="auto"/>
        <w:rPr>
          <w:rFonts w:eastAsia="Calibri"/>
          <w:color w:val="00B050"/>
          <w:kern w:val="2"/>
          <w:sz w:val="20"/>
          <w:szCs w:val="20"/>
          <w:lang w:val="en-US" w:eastAsia="en-US"/>
          <w14:ligatures w14:val="standardContextual"/>
        </w:rPr>
      </w:pP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4727"/>
        <w:gridCol w:w="2572"/>
        <w:gridCol w:w="2105"/>
      </w:tblGrid>
      <w:tr w:rsidR="00DB2894" w:rsidRPr="00DB2894" w14:paraId="032629ED" w14:textId="77777777" w:rsidTr="00662BBD">
        <w:trPr>
          <w:trHeight w:val="290"/>
        </w:trPr>
        <w:tc>
          <w:tcPr>
            <w:tcW w:w="2638" w:type="pct"/>
            <w:tcBorders>
              <w:bottom w:val="single" w:sz="4" w:space="0" w:color="auto"/>
            </w:tcBorders>
            <w:noWrap/>
            <w:hideMark/>
          </w:tcPr>
          <w:p w14:paraId="53CD88BE" w14:textId="77777777" w:rsidR="00DB2894" w:rsidRPr="00DB2894" w:rsidRDefault="00DB2894" w:rsidP="00DB2894">
            <w:pPr>
              <w:spacing w:line="240" w:lineRule="auto"/>
              <w:rPr>
                <w:rFonts w:eastAsia="Times New Roman"/>
                <w:b/>
                <w:bCs/>
                <w:color w:val="00B050"/>
                <w:sz w:val="20"/>
                <w:szCs w:val="20"/>
                <w:lang w:val="en-US"/>
              </w:rPr>
            </w:pPr>
            <w:r w:rsidRPr="00DB2894">
              <w:rPr>
                <w:rFonts w:eastAsia="Times New Roman"/>
                <w:b/>
                <w:bCs/>
                <w:color w:val="00B050"/>
                <w:sz w:val="20"/>
                <w:szCs w:val="20"/>
                <w:lang w:val="en-US"/>
              </w:rPr>
              <w:t>Description of the drug</w:t>
            </w:r>
          </w:p>
        </w:tc>
        <w:tc>
          <w:tcPr>
            <w:tcW w:w="1118" w:type="pct"/>
            <w:tcBorders>
              <w:bottom w:val="single" w:sz="4" w:space="0" w:color="auto"/>
            </w:tcBorders>
            <w:noWrap/>
            <w:hideMark/>
          </w:tcPr>
          <w:p w14:paraId="0F03B505" w14:textId="77777777" w:rsidR="00DB2894" w:rsidRPr="00DB2894" w:rsidRDefault="00DB2894" w:rsidP="00DB2894">
            <w:pPr>
              <w:spacing w:line="240" w:lineRule="auto"/>
              <w:rPr>
                <w:rFonts w:eastAsia="Times New Roman"/>
                <w:b/>
                <w:bCs/>
                <w:color w:val="00B050"/>
                <w:sz w:val="20"/>
                <w:szCs w:val="20"/>
                <w:lang w:val="en-US"/>
              </w:rPr>
            </w:pPr>
            <w:r w:rsidRPr="00DB2894">
              <w:rPr>
                <w:rFonts w:eastAsia="Times New Roman"/>
                <w:b/>
                <w:bCs/>
                <w:color w:val="00B050"/>
                <w:sz w:val="20"/>
                <w:szCs w:val="20"/>
                <w:lang w:val="en-US"/>
              </w:rPr>
              <w:t>The number for all offers</w:t>
            </w:r>
          </w:p>
        </w:tc>
        <w:tc>
          <w:tcPr>
            <w:tcW w:w="1244" w:type="pct"/>
            <w:tcBorders>
              <w:bottom w:val="single" w:sz="4" w:space="0" w:color="auto"/>
            </w:tcBorders>
            <w:noWrap/>
            <w:hideMark/>
          </w:tcPr>
          <w:p w14:paraId="1C444C0C" w14:textId="77777777" w:rsidR="00DB2894" w:rsidRPr="00DB2894" w:rsidRDefault="00DB2894" w:rsidP="00DB2894">
            <w:pPr>
              <w:spacing w:line="240" w:lineRule="auto"/>
              <w:rPr>
                <w:rFonts w:eastAsia="Times New Roman"/>
                <w:b/>
                <w:bCs/>
                <w:color w:val="00B050"/>
                <w:sz w:val="20"/>
                <w:szCs w:val="20"/>
                <w:lang w:val="pl-PL"/>
              </w:rPr>
            </w:pPr>
            <w:proofErr w:type="spellStart"/>
            <w:r w:rsidRPr="00DB2894">
              <w:rPr>
                <w:rFonts w:eastAsia="Times New Roman"/>
                <w:b/>
                <w:bCs/>
                <w:color w:val="00B050"/>
                <w:sz w:val="20"/>
                <w:szCs w:val="20"/>
                <w:lang w:val="pl-PL"/>
              </w:rPr>
              <w:t>Percentage</w:t>
            </w:r>
            <w:proofErr w:type="spellEnd"/>
          </w:p>
        </w:tc>
      </w:tr>
      <w:tr w:rsidR="00DB2894" w:rsidRPr="00DB2894" w14:paraId="5EF4C413" w14:textId="77777777" w:rsidTr="00662BBD">
        <w:trPr>
          <w:trHeight w:val="290"/>
        </w:trPr>
        <w:tc>
          <w:tcPr>
            <w:tcW w:w="2638" w:type="pct"/>
            <w:tcBorders>
              <w:bottom w:val="nil"/>
            </w:tcBorders>
            <w:noWrap/>
            <w:hideMark/>
          </w:tcPr>
          <w:p w14:paraId="6A231A19"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taste</w:t>
            </w:r>
            <w:proofErr w:type="spellEnd"/>
            <w:r w:rsidRPr="00DB2894">
              <w:rPr>
                <w:rFonts w:eastAsia="Times New Roman"/>
                <w:color w:val="00B050"/>
                <w:sz w:val="20"/>
                <w:szCs w:val="20"/>
                <w:lang w:val="pl-PL"/>
              </w:rPr>
              <w:t xml:space="preserve">, </w:t>
            </w:r>
            <w:proofErr w:type="spellStart"/>
            <w:r w:rsidRPr="00DB2894">
              <w:rPr>
                <w:rFonts w:eastAsia="Times New Roman"/>
                <w:color w:val="00B050"/>
                <w:sz w:val="20"/>
                <w:szCs w:val="20"/>
                <w:lang w:val="pl-PL"/>
              </w:rPr>
              <w:t>smell</w:t>
            </w:r>
            <w:proofErr w:type="spellEnd"/>
            <w:r w:rsidRPr="00DB2894">
              <w:rPr>
                <w:rFonts w:eastAsia="Times New Roman"/>
                <w:color w:val="00B050"/>
                <w:sz w:val="20"/>
                <w:szCs w:val="20"/>
                <w:lang w:val="pl-PL"/>
              </w:rPr>
              <w:t xml:space="preserve">, </w:t>
            </w:r>
            <w:proofErr w:type="spellStart"/>
            <w:r w:rsidRPr="00DB2894">
              <w:rPr>
                <w:rFonts w:eastAsia="Times New Roman"/>
                <w:color w:val="00B050"/>
                <w:sz w:val="20"/>
                <w:szCs w:val="20"/>
                <w:lang w:val="pl-PL"/>
              </w:rPr>
              <w:t>structure</w:t>
            </w:r>
            <w:proofErr w:type="spellEnd"/>
            <w:r w:rsidRPr="00DB2894">
              <w:rPr>
                <w:rFonts w:eastAsia="Times New Roman"/>
                <w:color w:val="00B050"/>
                <w:sz w:val="20"/>
                <w:szCs w:val="20"/>
                <w:lang w:val="pl-PL"/>
              </w:rPr>
              <w:t xml:space="preserve">, </w:t>
            </w:r>
            <w:proofErr w:type="spellStart"/>
            <w:r w:rsidRPr="00DB2894">
              <w:rPr>
                <w:rFonts w:eastAsia="Times New Roman"/>
                <w:color w:val="00B050"/>
                <w:sz w:val="20"/>
                <w:szCs w:val="20"/>
                <w:lang w:val="pl-PL"/>
              </w:rPr>
              <w:t>color</w:t>
            </w:r>
            <w:proofErr w:type="spellEnd"/>
          </w:p>
        </w:tc>
        <w:tc>
          <w:tcPr>
            <w:tcW w:w="1118" w:type="pct"/>
            <w:tcBorders>
              <w:bottom w:val="nil"/>
            </w:tcBorders>
            <w:noWrap/>
            <w:hideMark/>
          </w:tcPr>
          <w:p w14:paraId="5FAD295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181</w:t>
            </w:r>
          </w:p>
        </w:tc>
        <w:tc>
          <w:tcPr>
            <w:tcW w:w="1244" w:type="pct"/>
            <w:tcBorders>
              <w:bottom w:val="nil"/>
            </w:tcBorders>
            <w:noWrap/>
            <w:hideMark/>
          </w:tcPr>
          <w:p w14:paraId="1117F3E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39,01</w:t>
            </w:r>
          </w:p>
        </w:tc>
      </w:tr>
      <w:tr w:rsidR="00DB2894" w:rsidRPr="00DB2894" w14:paraId="5EBFD447" w14:textId="77777777" w:rsidTr="00662BBD">
        <w:trPr>
          <w:trHeight w:val="290"/>
        </w:trPr>
        <w:tc>
          <w:tcPr>
            <w:tcW w:w="2638" w:type="pct"/>
            <w:tcBorders>
              <w:top w:val="nil"/>
              <w:bottom w:val="nil"/>
            </w:tcBorders>
            <w:noWrap/>
            <w:hideMark/>
          </w:tcPr>
          <w:p w14:paraId="6F1300F7"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results</w:t>
            </w:r>
            <w:proofErr w:type="spellEnd"/>
            <w:r w:rsidRPr="00DB2894">
              <w:rPr>
                <w:rFonts w:eastAsia="Times New Roman"/>
                <w:color w:val="00B050"/>
                <w:sz w:val="20"/>
                <w:szCs w:val="20"/>
                <w:lang w:val="pl-PL"/>
              </w:rPr>
              <w:t xml:space="preserve"> of </w:t>
            </w:r>
            <w:proofErr w:type="spellStart"/>
            <w:r w:rsidRPr="00DB2894">
              <w:rPr>
                <w:rFonts w:eastAsia="Times New Roman"/>
                <w:color w:val="00B050"/>
                <w:sz w:val="20"/>
                <w:szCs w:val="20"/>
                <w:lang w:val="pl-PL"/>
              </w:rPr>
              <w:t>using</w:t>
            </w:r>
            <w:proofErr w:type="spellEnd"/>
          </w:p>
        </w:tc>
        <w:tc>
          <w:tcPr>
            <w:tcW w:w="1118" w:type="pct"/>
            <w:tcBorders>
              <w:top w:val="nil"/>
              <w:bottom w:val="nil"/>
            </w:tcBorders>
            <w:noWrap/>
            <w:hideMark/>
          </w:tcPr>
          <w:p w14:paraId="4718EB6E"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150</w:t>
            </w:r>
          </w:p>
        </w:tc>
        <w:tc>
          <w:tcPr>
            <w:tcW w:w="1244" w:type="pct"/>
            <w:tcBorders>
              <w:top w:val="nil"/>
              <w:bottom w:val="nil"/>
            </w:tcBorders>
            <w:noWrap/>
            <w:hideMark/>
          </w:tcPr>
          <w:p w14:paraId="220CC3CA"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32,33</w:t>
            </w:r>
          </w:p>
        </w:tc>
      </w:tr>
      <w:tr w:rsidR="00DB2894" w:rsidRPr="00DB2894" w14:paraId="38203677" w14:textId="77777777" w:rsidTr="00662BBD">
        <w:trPr>
          <w:trHeight w:val="290"/>
        </w:trPr>
        <w:tc>
          <w:tcPr>
            <w:tcW w:w="2638" w:type="pct"/>
            <w:tcBorders>
              <w:top w:val="nil"/>
              <w:bottom w:val="nil"/>
            </w:tcBorders>
            <w:noWrap/>
            <w:hideMark/>
          </w:tcPr>
          <w:p w14:paraId="003F94F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 xml:space="preserve">country of </w:t>
            </w:r>
            <w:proofErr w:type="spellStart"/>
            <w:r w:rsidRPr="00DB2894">
              <w:rPr>
                <w:rFonts w:eastAsia="Times New Roman"/>
                <w:color w:val="00B050"/>
                <w:sz w:val="20"/>
                <w:szCs w:val="20"/>
                <w:lang w:val="pl-PL"/>
              </w:rPr>
              <w:t>origin</w:t>
            </w:r>
            <w:proofErr w:type="spellEnd"/>
          </w:p>
        </w:tc>
        <w:tc>
          <w:tcPr>
            <w:tcW w:w="1118" w:type="pct"/>
            <w:tcBorders>
              <w:top w:val="nil"/>
              <w:bottom w:val="nil"/>
            </w:tcBorders>
            <w:noWrap/>
            <w:hideMark/>
          </w:tcPr>
          <w:p w14:paraId="22429429"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70</w:t>
            </w:r>
          </w:p>
        </w:tc>
        <w:tc>
          <w:tcPr>
            <w:tcW w:w="1244" w:type="pct"/>
            <w:tcBorders>
              <w:top w:val="nil"/>
              <w:bottom w:val="nil"/>
            </w:tcBorders>
            <w:noWrap/>
            <w:hideMark/>
          </w:tcPr>
          <w:p w14:paraId="6F3AA6DC"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15,09</w:t>
            </w:r>
          </w:p>
        </w:tc>
      </w:tr>
      <w:tr w:rsidR="00DB2894" w:rsidRPr="00DB2894" w14:paraId="602D3B1B" w14:textId="77777777" w:rsidTr="00662BBD">
        <w:trPr>
          <w:trHeight w:val="290"/>
        </w:trPr>
        <w:tc>
          <w:tcPr>
            <w:tcW w:w="2638" w:type="pct"/>
            <w:tcBorders>
              <w:top w:val="nil"/>
              <w:bottom w:val="nil"/>
            </w:tcBorders>
            <w:noWrap/>
            <w:hideMark/>
          </w:tcPr>
          <w:p w14:paraId="46D6467A"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dosage</w:t>
            </w:r>
            <w:proofErr w:type="spellEnd"/>
          </w:p>
        </w:tc>
        <w:tc>
          <w:tcPr>
            <w:tcW w:w="1118" w:type="pct"/>
            <w:tcBorders>
              <w:top w:val="nil"/>
              <w:bottom w:val="nil"/>
            </w:tcBorders>
            <w:noWrap/>
            <w:hideMark/>
          </w:tcPr>
          <w:p w14:paraId="255A889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41</w:t>
            </w:r>
          </w:p>
        </w:tc>
        <w:tc>
          <w:tcPr>
            <w:tcW w:w="1244" w:type="pct"/>
            <w:tcBorders>
              <w:top w:val="nil"/>
              <w:bottom w:val="nil"/>
            </w:tcBorders>
            <w:noWrap/>
            <w:hideMark/>
          </w:tcPr>
          <w:p w14:paraId="1D36F3A1"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8,84</w:t>
            </w:r>
          </w:p>
        </w:tc>
      </w:tr>
      <w:tr w:rsidR="00DB2894" w:rsidRPr="00DB2894" w14:paraId="68E99CA6" w14:textId="77777777" w:rsidTr="00662BBD">
        <w:trPr>
          <w:trHeight w:val="290"/>
        </w:trPr>
        <w:tc>
          <w:tcPr>
            <w:tcW w:w="2638" w:type="pct"/>
            <w:tcBorders>
              <w:top w:val="nil"/>
              <w:bottom w:val="nil"/>
            </w:tcBorders>
            <w:noWrap/>
            <w:hideMark/>
          </w:tcPr>
          <w:p w14:paraId="42416FEC" w14:textId="77777777" w:rsidR="00DB2894" w:rsidRPr="00DB2894" w:rsidRDefault="00DB2894" w:rsidP="00DB2894">
            <w:pPr>
              <w:spacing w:line="240" w:lineRule="auto"/>
              <w:rPr>
                <w:rFonts w:eastAsia="Times New Roman"/>
                <w:color w:val="00B050"/>
                <w:sz w:val="20"/>
                <w:szCs w:val="20"/>
                <w:lang w:val="en-US"/>
              </w:rPr>
            </w:pPr>
            <w:r w:rsidRPr="00DB2894">
              <w:rPr>
                <w:rFonts w:eastAsia="Times New Roman"/>
                <w:color w:val="00B050"/>
                <w:sz w:val="20"/>
                <w:szCs w:val="20"/>
                <w:lang w:val="pl-PL"/>
              </w:rPr>
              <w:t>o</w:t>
            </w:r>
            <w:proofErr w:type="spellStart"/>
            <w:r w:rsidRPr="00DB2894">
              <w:rPr>
                <w:rFonts w:eastAsia="Times New Roman"/>
                <w:color w:val="00B050"/>
                <w:sz w:val="20"/>
                <w:szCs w:val="20"/>
                <w:lang w:val="en-US"/>
              </w:rPr>
              <w:t>thers</w:t>
            </w:r>
            <w:proofErr w:type="spellEnd"/>
            <w:r w:rsidRPr="00DB2894">
              <w:rPr>
                <w:rFonts w:eastAsia="Times New Roman"/>
                <w:color w:val="00B050"/>
                <w:sz w:val="20"/>
                <w:szCs w:val="20"/>
                <w:lang w:val="en-US"/>
              </w:rPr>
              <w:t xml:space="preserve"> </w:t>
            </w:r>
          </w:p>
        </w:tc>
        <w:tc>
          <w:tcPr>
            <w:tcW w:w="1118" w:type="pct"/>
            <w:tcBorders>
              <w:top w:val="nil"/>
              <w:bottom w:val="nil"/>
            </w:tcBorders>
            <w:noWrap/>
            <w:hideMark/>
          </w:tcPr>
          <w:p w14:paraId="636F86E6"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22</w:t>
            </w:r>
          </w:p>
        </w:tc>
        <w:tc>
          <w:tcPr>
            <w:tcW w:w="1244" w:type="pct"/>
            <w:tcBorders>
              <w:top w:val="nil"/>
              <w:bottom w:val="nil"/>
            </w:tcBorders>
            <w:noWrap/>
            <w:hideMark/>
          </w:tcPr>
          <w:p w14:paraId="48972169"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4,74</w:t>
            </w:r>
          </w:p>
        </w:tc>
      </w:tr>
      <w:tr w:rsidR="00DB2894" w:rsidRPr="00DB2894" w14:paraId="15B53909" w14:textId="77777777" w:rsidTr="00662BBD">
        <w:trPr>
          <w:trHeight w:val="290"/>
        </w:trPr>
        <w:tc>
          <w:tcPr>
            <w:tcW w:w="2638" w:type="pct"/>
            <w:tcBorders>
              <w:top w:val="nil"/>
            </w:tcBorders>
            <w:noWrap/>
            <w:hideMark/>
          </w:tcPr>
          <w:p w14:paraId="652B6E89"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TOTAL</w:t>
            </w:r>
          </w:p>
        </w:tc>
        <w:tc>
          <w:tcPr>
            <w:tcW w:w="1118" w:type="pct"/>
            <w:tcBorders>
              <w:top w:val="nil"/>
            </w:tcBorders>
            <w:noWrap/>
            <w:hideMark/>
          </w:tcPr>
          <w:p w14:paraId="4E3C5CA1"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464</w:t>
            </w:r>
          </w:p>
        </w:tc>
        <w:tc>
          <w:tcPr>
            <w:tcW w:w="1244" w:type="pct"/>
            <w:tcBorders>
              <w:top w:val="nil"/>
            </w:tcBorders>
            <w:noWrap/>
            <w:hideMark/>
          </w:tcPr>
          <w:p w14:paraId="7CBA64AD"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100,00</w:t>
            </w:r>
          </w:p>
        </w:tc>
      </w:tr>
    </w:tbl>
    <w:p w14:paraId="6459CF3B" w14:textId="77777777" w:rsidR="00DB2894" w:rsidRPr="00DB2894" w:rsidRDefault="00DB2894" w:rsidP="00DB2894">
      <w:pPr>
        <w:spacing w:line="240" w:lineRule="auto"/>
        <w:rPr>
          <w:rFonts w:ascii="Times New Roman" w:eastAsia="Calibri" w:hAnsi="Times New Roman" w:cs="Times New Roman"/>
          <w:b/>
          <w:bCs/>
          <w:color w:val="00B050"/>
          <w:kern w:val="2"/>
          <w:sz w:val="24"/>
          <w:szCs w:val="24"/>
          <w:lang w:val="en-US" w:eastAsia="en-US"/>
          <w14:ligatures w14:val="standardContextual"/>
        </w:rPr>
      </w:pPr>
    </w:p>
    <w:p w14:paraId="646FF6C7"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Vendors strengthen their credibility by ensuring the high quality of the products sold, as is evident in the case of the word frequencies, which reveal several critical areas in this regard (Table X).</w:t>
      </w:r>
    </w:p>
    <w:p w14:paraId="27E7BE03"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164808FB"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365B2329"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6160A0D4" w14:textId="77777777" w:rsidR="00DB2894" w:rsidRPr="00DB2894" w:rsidRDefault="00DB2894" w:rsidP="00DB2894">
      <w:pPr>
        <w:spacing w:line="240" w:lineRule="auto"/>
        <w:rPr>
          <w:rFonts w:eastAsia="Calibri"/>
          <w:color w:val="00B050"/>
          <w:kern w:val="2"/>
          <w:sz w:val="20"/>
          <w:szCs w:val="20"/>
          <w:lang w:val="en-US" w:eastAsia="en-US"/>
          <w14:ligatures w14:val="standardContextual"/>
        </w:rPr>
      </w:pPr>
      <w:commentRangeStart w:id="227"/>
      <w:r w:rsidRPr="00DB2894">
        <w:rPr>
          <w:rFonts w:eastAsia="Calibri"/>
          <w:b/>
          <w:bCs/>
          <w:color w:val="00B050"/>
          <w:kern w:val="2"/>
          <w:sz w:val="20"/>
          <w:szCs w:val="20"/>
          <w:lang w:val="en-US" w:eastAsia="en-US"/>
          <w14:ligatures w14:val="standardContextual"/>
        </w:rPr>
        <w:t>Table X.</w:t>
      </w:r>
      <w:r w:rsidRPr="00DB2894">
        <w:rPr>
          <w:rFonts w:eastAsia="Calibri"/>
          <w:color w:val="00B050"/>
          <w:kern w:val="2"/>
          <w:sz w:val="20"/>
          <w:szCs w:val="20"/>
          <w:lang w:val="en-US" w:eastAsia="en-US"/>
          <w14:ligatures w14:val="standardContextual"/>
        </w:rPr>
        <w:t xml:space="preserve">  </w:t>
      </w:r>
      <w:commentRangeEnd w:id="227"/>
      <w:r w:rsidRPr="00DB2894">
        <w:rPr>
          <w:rFonts w:eastAsia="Calibri"/>
          <w:color w:val="00B050"/>
          <w:kern w:val="2"/>
          <w:sz w:val="20"/>
          <w:szCs w:val="20"/>
          <w:lang w:val="pl-PL" w:eastAsia="en-US"/>
          <w14:ligatures w14:val="standardContextual"/>
        </w:rPr>
        <w:commentReference w:id="227"/>
      </w:r>
      <w:r w:rsidRPr="00DB2894">
        <w:rPr>
          <w:rFonts w:eastAsia="Calibri"/>
          <w:color w:val="00B050"/>
          <w:kern w:val="2"/>
          <w:sz w:val="20"/>
          <w:szCs w:val="20"/>
          <w:lang w:val="en-US" w:eastAsia="en-US"/>
          <w14:ligatures w14:val="standardContextual"/>
        </w:rPr>
        <w:t xml:space="preserve">Top lemmatized trigger words related to the quality of the products </w:t>
      </w:r>
      <w:proofErr w:type="gramStart"/>
      <w:r w:rsidRPr="00DB2894">
        <w:rPr>
          <w:rFonts w:eastAsia="Calibri"/>
          <w:color w:val="00B050"/>
          <w:kern w:val="2"/>
          <w:sz w:val="20"/>
          <w:szCs w:val="20"/>
          <w:lang w:val="en-US" w:eastAsia="en-US"/>
          <w14:ligatures w14:val="standardContextual"/>
        </w:rPr>
        <w:t>sold</w:t>
      </w:r>
      <w:proofErr w:type="gramEnd"/>
    </w:p>
    <w:p w14:paraId="1AC8F14B" w14:textId="77777777" w:rsidR="00DB2894" w:rsidRPr="00DB2894" w:rsidRDefault="00DB2894" w:rsidP="00DB2894">
      <w:pPr>
        <w:spacing w:line="240" w:lineRule="auto"/>
        <w:rPr>
          <w:rFonts w:eastAsia="Calibri"/>
          <w:color w:val="00B050"/>
          <w:kern w:val="2"/>
          <w:sz w:val="20"/>
          <w:szCs w:val="20"/>
          <w:lang w:val="en-US" w:eastAsia="en-US"/>
          <w14:ligatures w14:val="standardContextual"/>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3"/>
        <w:gridCol w:w="6799"/>
      </w:tblGrid>
      <w:tr w:rsidR="00DB2894" w:rsidRPr="00DB2894" w14:paraId="059C993C" w14:textId="77777777" w:rsidTr="00662BBD">
        <w:tc>
          <w:tcPr>
            <w:tcW w:w="2263" w:type="dxa"/>
          </w:tcPr>
          <w:p w14:paraId="5306C30D" w14:textId="77777777" w:rsidR="00DB2894" w:rsidRPr="00DB2894" w:rsidRDefault="00DB2894" w:rsidP="00DB2894">
            <w:pPr>
              <w:rPr>
                <w:rFonts w:ascii="Arial" w:hAnsi="Arial" w:cs="Arial"/>
                <w:b/>
                <w:bCs/>
                <w:color w:val="00B050"/>
                <w:sz w:val="20"/>
                <w:szCs w:val="20"/>
                <w:lang w:val="en-US"/>
              </w:rPr>
            </w:pPr>
            <w:r w:rsidRPr="00DB2894">
              <w:rPr>
                <w:rFonts w:ascii="Arial" w:hAnsi="Arial" w:cs="Arial"/>
                <w:b/>
                <w:bCs/>
                <w:color w:val="00B050"/>
                <w:sz w:val="20"/>
                <w:szCs w:val="20"/>
                <w:lang w:val="en-US"/>
              </w:rPr>
              <w:t>Trigger word</w:t>
            </w:r>
          </w:p>
        </w:tc>
        <w:tc>
          <w:tcPr>
            <w:tcW w:w="6799" w:type="dxa"/>
          </w:tcPr>
          <w:p w14:paraId="4575A1FD" w14:textId="77777777" w:rsidR="00DB2894" w:rsidRPr="00DB2894" w:rsidRDefault="00DB2894" w:rsidP="00DB2894">
            <w:pPr>
              <w:rPr>
                <w:rFonts w:ascii="Arial" w:hAnsi="Arial" w:cs="Arial"/>
                <w:b/>
                <w:bCs/>
                <w:color w:val="00B050"/>
                <w:sz w:val="20"/>
                <w:szCs w:val="20"/>
                <w:lang w:val="en-US"/>
              </w:rPr>
            </w:pPr>
            <w:r w:rsidRPr="00DB2894">
              <w:rPr>
                <w:rFonts w:ascii="Arial" w:hAnsi="Arial" w:cs="Arial"/>
                <w:b/>
                <w:bCs/>
                <w:color w:val="00B050"/>
                <w:sz w:val="20"/>
                <w:szCs w:val="20"/>
                <w:lang w:val="en-US"/>
              </w:rPr>
              <w:t>Hits in posts and the categories with the most hits</w:t>
            </w:r>
          </w:p>
          <w:p w14:paraId="4CD43FB3" w14:textId="77777777" w:rsidR="00DB2894" w:rsidRPr="00DB2894" w:rsidRDefault="00DB2894" w:rsidP="00DB2894">
            <w:pPr>
              <w:rPr>
                <w:rFonts w:ascii="Arial" w:hAnsi="Arial" w:cs="Arial"/>
                <w:b/>
                <w:bCs/>
                <w:color w:val="00B050"/>
                <w:sz w:val="20"/>
                <w:szCs w:val="20"/>
                <w:lang w:val="en-US"/>
              </w:rPr>
            </w:pPr>
          </w:p>
        </w:tc>
      </w:tr>
      <w:tr w:rsidR="00DB2894" w:rsidRPr="00DB2894" w14:paraId="2C79483C" w14:textId="77777777" w:rsidTr="00662BBD">
        <w:tc>
          <w:tcPr>
            <w:tcW w:w="2263" w:type="dxa"/>
          </w:tcPr>
          <w:p w14:paraId="63AF5927"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w:t>
            </w:r>
            <w:proofErr w:type="spellStart"/>
            <w:r w:rsidRPr="00DB2894">
              <w:rPr>
                <w:rFonts w:ascii="Arial" w:hAnsi="Arial" w:cs="Arial"/>
                <w:color w:val="00B050"/>
                <w:sz w:val="20"/>
                <w:szCs w:val="20"/>
                <w:lang w:val="en-US"/>
              </w:rPr>
              <w:t>Czysty</w:t>
            </w:r>
            <w:proofErr w:type="spellEnd"/>
            <w:r w:rsidRPr="00DB2894">
              <w:rPr>
                <w:rFonts w:ascii="Arial" w:hAnsi="Arial" w:cs="Arial"/>
                <w:color w:val="00B050"/>
                <w:sz w:val="20"/>
                <w:szCs w:val="20"/>
                <w:lang w:val="en-US"/>
              </w:rPr>
              <w:t>” (“pure”)</w:t>
            </w:r>
          </w:p>
        </w:tc>
        <w:tc>
          <w:tcPr>
            <w:tcW w:w="6799" w:type="dxa"/>
          </w:tcPr>
          <w:p w14:paraId="58FC1C83"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153 hits in 54 posts.</w:t>
            </w:r>
          </w:p>
          <w:p w14:paraId="5ADEA448" w14:textId="77777777" w:rsidR="00DB2894" w:rsidRPr="00DB2894" w:rsidRDefault="00DB2894" w:rsidP="00DB2894">
            <w:pPr>
              <w:rPr>
                <w:rFonts w:ascii="Arial" w:hAnsi="Arial" w:cs="Arial"/>
                <w:color w:val="00B050"/>
                <w:sz w:val="20"/>
                <w:szCs w:val="20"/>
                <w:lang w:val="en-US"/>
              </w:rPr>
            </w:pPr>
          </w:p>
          <w:p w14:paraId="2A513E11"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Categories with the most hits: “results of using” (14 hits), and “taste, smell, structure, color” (10).</w:t>
            </w:r>
          </w:p>
          <w:p w14:paraId="09C6D8D6" w14:textId="77777777" w:rsidR="00DB2894" w:rsidRPr="00DB2894" w:rsidRDefault="00DB2894" w:rsidP="00DB2894">
            <w:pPr>
              <w:rPr>
                <w:rFonts w:ascii="Arial" w:hAnsi="Arial" w:cs="Arial"/>
                <w:color w:val="00B050"/>
                <w:sz w:val="20"/>
                <w:szCs w:val="20"/>
                <w:lang w:val="en-US"/>
              </w:rPr>
            </w:pPr>
          </w:p>
        </w:tc>
      </w:tr>
      <w:tr w:rsidR="00DB2894" w:rsidRPr="00DB2894" w14:paraId="79572D18" w14:textId="77777777" w:rsidTr="00662BBD">
        <w:tc>
          <w:tcPr>
            <w:tcW w:w="2263" w:type="dxa"/>
          </w:tcPr>
          <w:p w14:paraId="43D4EC01"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w:t>
            </w:r>
            <w:proofErr w:type="spellStart"/>
            <w:r w:rsidRPr="00DB2894">
              <w:rPr>
                <w:rFonts w:ascii="Arial" w:hAnsi="Arial" w:cs="Arial"/>
                <w:color w:val="00B050"/>
                <w:sz w:val="20"/>
                <w:szCs w:val="20"/>
                <w:lang w:val="en-US"/>
              </w:rPr>
              <w:t>Mocny</w:t>
            </w:r>
            <w:proofErr w:type="spellEnd"/>
            <w:r w:rsidRPr="00DB2894">
              <w:rPr>
                <w:rFonts w:ascii="Arial" w:hAnsi="Arial" w:cs="Arial"/>
                <w:color w:val="00B050"/>
                <w:sz w:val="20"/>
                <w:szCs w:val="20"/>
                <w:lang w:val="en-US"/>
              </w:rPr>
              <w:t>” (“strong”)</w:t>
            </w:r>
          </w:p>
        </w:tc>
        <w:tc>
          <w:tcPr>
            <w:tcW w:w="6799" w:type="dxa"/>
          </w:tcPr>
          <w:p w14:paraId="5A6EC3C5" w14:textId="77777777" w:rsidR="00DB2894" w:rsidRPr="00DB2894" w:rsidRDefault="00DB2894" w:rsidP="00DB2894">
            <w:pPr>
              <w:rPr>
                <w:color w:val="00B050"/>
                <w:sz w:val="20"/>
                <w:szCs w:val="20"/>
                <w:lang w:val="en-US"/>
              </w:rPr>
            </w:pPr>
            <w:r w:rsidRPr="00DB2894">
              <w:rPr>
                <w:color w:val="00B050"/>
                <w:sz w:val="20"/>
                <w:szCs w:val="20"/>
                <w:lang w:val="en-US"/>
              </w:rPr>
              <w:t>152 hits in 79 posts.</w:t>
            </w:r>
          </w:p>
          <w:p w14:paraId="66593B80" w14:textId="77777777" w:rsidR="00DB2894" w:rsidRPr="00DB2894" w:rsidRDefault="00DB2894" w:rsidP="00DB2894">
            <w:pPr>
              <w:rPr>
                <w:color w:val="00B050"/>
                <w:sz w:val="20"/>
                <w:szCs w:val="20"/>
                <w:lang w:val="en-US"/>
              </w:rPr>
            </w:pPr>
          </w:p>
          <w:p w14:paraId="084C7CAA"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Categories with the most hits: “taste, smell, structure, color” (13), “results of using” (31), and “dosage” (7).</w:t>
            </w:r>
          </w:p>
        </w:tc>
      </w:tr>
      <w:tr w:rsidR="00DB2894" w:rsidRPr="00DB2894" w14:paraId="0CE2C616" w14:textId="77777777" w:rsidTr="00662BBD">
        <w:tc>
          <w:tcPr>
            <w:tcW w:w="2263" w:type="dxa"/>
          </w:tcPr>
          <w:p w14:paraId="2069D96C"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w:t>
            </w:r>
            <w:proofErr w:type="spellStart"/>
            <w:r w:rsidRPr="00DB2894">
              <w:rPr>
                <w:rFonts w:ascii="Arial" w:hAnsi="Arial" w:cs="Arial"/>
                <w:color w:val="00B050"/>
                <w:sz w:val="20"/>
                <w:szCs w:val="20"/>
                <w:lang w:val="en-US"/>
              </w:rPr>
              <w:t>Dobry</w:t>
            </w:r>
            <w:proofErr w:type="spellEnd"/>
            <w:r w:rsidRPr="00DB2894">
              <w:rPr>
                <w:rFonts w:ascii="Arial" w:hAnsi="Arial" w:cs="Arial"/>
                <w:color w:val="00B050"/>
                <w:sz w:val="20"/>
                <w:szCs w:val="20"/>
                <w:lang w:val="en-US"/>
              </w:rPr>
              <w:t>” (“good”)</w:t>
            </w:r>
          </w:p>
        </w:tc>
        <w:tc>
          <w:tcPr>
            <w:tcW w:w="6799" w:type="dxa"/>
          </w:tcPr>
          <w:p w14:paraId="17C6C6B3"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246 hits in 84 posts</w:t>
            </w:r>
          </w:p>
          <w:p w14:paraId="3FC178ED" w14:textId="77777777" w:rsidR="00DB2894" w:rsidRPr="00DB2894" w:rsidRDefault="00DB2894" w:rsidP="00DB2894">
            <w:pPr>
              <w:rPr>
                <w:rFonts w:ascii="Arial" w:hAnsi="Arial" w:cs="Arial"/>
                <w:color w:val="00B050"/>
                <w:sz w:val="20"/>
                <w:szCs w:val="20"/>
                <w:lang w:val="en-US"/>
              </w:rPr>
            </w:pPr>
          </w:p>
          <w:p w14:paraId="7C48E2E7" w14:textId="77777777" w:rsidR="00DB2894" w:rsidRPr="00DB2894" w:rsidRDefault="00DB2894" w:rsidP="00DB2894">
            <w:pPr>
              <w:rPr>
                <w:rFonts w:ascii="Arial" w:hAnsi="Arial" w:cs="Arial"/>
                <w:color w:val="00B050"/>
                <w:sz w:val="20"/>
                <w:szCs w:val="20"/>
                <w:lang w:val="en-US"/>
              </w:rPr>
            </w:pPr>
            <w:r w:rsidRPr="00DB2894">
              <w:rPr>
                <w:rFonts w:ascii="Arial" w:hAnsi="Arial" w:cs="Arial"/>
                <w:color w:val="00B050"/>
                <w:sz w:val="20"/>
                <w:szCs w:val="20"/>
                <w:lang w:val="en-US"/>
              </w:rPr>
              <w:t>Categories with the most hits: “sales conditions” (34), “taste, smell, structure, color” (31), “results of using” (24), and “dosage” (7).</w:t>
            </w:r>
          </w:p>
          <w:p w14:paraId="1335AAB6" w14:textId="77777777" w:rsidR="00DB2894" w:rsidRPr="00DB2894" w:rsidRDefault="00DB2894" w:rsidP="00DB2894">
            <w:pPr>
              <w:rPr>
                <w:rFonts w:ascii="Arial" w:hAnsi="Arial" w:cs="Arial"/>
                <w:color w:val="00B050"/>
                <w:sz w:val="20"/>
                <w:szCs w:val="20"/>
                <w:lang w:val="en-US"/>
              </w:rPr>
            </w:pPr>
          </w:p>
        </w:tc>
      </w:tr>
    </w:tbl>
    <w:p w14:paraId="72D5F5C8"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1542F7EA"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However, information about laboratory testing and assessing and identifying the drugs’ composition is rare: “I personally tested this ephedrine in a laboratory. There is everything inside that needs to be there. The product is made in Romania and is imported from a pharmacy in Moldova” (</w:t>
      </w:r>
      <w:commentRangeStart w:id="228"/>
      <w:r w:rsidRPr="00DB2894">
        <w:rPr>
          <w:rFonts w:ascii="Times New Roman" w:eastAsia="Calibri" w:hAnsi="Times New Roman" w:cs="Times New Roman"/>
          <w:color w:val="00B050"/>
          <w:kern w:val="2"/>
          <w:sz w:val="24"/>
          <w:szCs w:val="24"/>
          <w:lang w:val="en-US" w:eastAsia="en-US"/>
          <w14:ligatures w14:val="standardContextual"/>
        </w:rPr>
        <w:t>XXX</w:t>
      </w:r>
      <w:commentRangeEnd w:id="228"/>
      <w:r w:rsidRPr="00DB2894">
        <w:rPr>
          <w:rFonts w:ascii="Calibri" w:eastAsia="Calibri" w:hAnsi="Calibri" w:cs="Times New Roman"/>
          <w:color w:val="00B050"/>
          <w:kern w:val="2"/>
          <w:sz w:val="16"/>
          <w:szCs w:val="16"/>
          <w:lang w:val="pl-PL" w:eastAsia="en-US"/>
          <w14:ligatures w14:val="standardContextual"/>
        </w:rPr>
        <w:commentReference w:id="228"/>
      </w:r>
      <w:r w:rsidRPr="00DB2894">
        <w:rPr>
          <w:rFonts w:ascii="Times New Roman" w:eastAsia="Calibri" w:hAnsi="Times New Roman" w:cs="Times New Roman"/>
          <w:color w:val="00B050"/>
          <w:kern w:val="2"/>
          <w:sz w:val="24"/>
          <w:szCs w:val="24"/>
          <w:lang w:val="en-US" w:eastAsia="en-US"/>
          <w14:ligatures w14:val="standardContextual"/>
        </w:rPr>
        <w:t>); “LSD is tested in a lab in the Netherlands, RSO – in a lab in Slovenia (a well-known lab)” (</w:t>
      </w:r>
      <w:commentRangeStart w:id="229"/>
      <w:r w:rsidRPr="00DB2894">
        <w:rPr>
          <w:rFonts w:ascii="Times New Roman" w:eastAsia="Calibri" w:hAnsi="Times New Roman" w:cs="Times New Roman"/>
          <w:color w:val="00B050"/>
          <w:kern w:val="2"/>
          <w:sz w:val="24"/>
          <w:szCs w:val="24"/>
          <w:lang w:val="en-US" w:eastAsia="en-US"/>
          <w14:ligatures w14:val="standardContextual"/>
        </w:rPr>
        <w:t>XXX</w:t>
      </w:r>
      <w:commentRangeEnd w:id="229"/>
      <w:r w:rsidRPr="00DB2894">
        <w:rPr>
          <w:rFonts w:ascii="Calibri" w:eastAsia="Calibri" w:hAnsi="Calibri" w:cs="Times New Roman"/>
          <w:color w:val="00B050"/>
          <w:kern w:val="2"/>
          <w:sz w:val="16"/>
          <w:szCs w:val="16"/>
          <w:lang w:val="pl-PL" w:eastAsia="en-US"/>
          <w14:ligatures w14:val="standardContextual"/>
        </w:rPr>
        <w:commentReference w:id="229"/>
      </w:r>
      <w:r w:rsidRPr="00DB2894">
        <w:rPr>
          <w:rFonts w:ascii="Times New Roman" w:eastAsia="Calibri" w:hAnsi="Times New Roman" w:cs="Times New Roman"/>
          <w:color w:val="00B050"/>
          <w:kern w:val="2"/>
          <w:sz w:val="24"/>
          <w:szCs w:val="24"/>
          <w:lang w:val="en-US" w:eastAsia="en-US"/>
          <w14:ligatures w14:val="standardContextual"/>
        </w:rPr>
        <w:t xml:space="preserve">). </w:t>
      </w:r>
      <w:proofErr w:type="spellStart"/>
      <w:r w:rsidRPr="00DB2894">
        <w:rPr>
          <w:rFonts w:ascii="Times New Roman" w:eastAsia="Calibri" w:hAnsi="Times New Roman" w:cs="Times New Roman"/>
          <w:color w:val="00B050"/>
          <w:kern w:val="2"/>
          <w:sz w:val="24"/>
          <w:szCs w:val="24"/>
          <w:lang w:val="en-US" w:eastAsia="en-US"/>
          <w14:ligatures w14:val="standardContextual"/>
        </w:rPr>
        <w:t>Netnographic</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exploration showed that since April 2023, sellers can obtain the status of a Certificated Vendor, valid for one year and approved by the </w:t>
      </w:r>
      <w:proofErr w:type="gramStart"/>
      <w:r w:rsidRPr="00DB2894">
        <w:rPr>
          <w:rFonts w:ascii="Times New Roman" w:eastAsia="Calibri" w:hAnsi="Times New Roman" w:cs="Times New Roman"/>
          <w:color w:val="00B050"/>
          <w:kern w:val="2"/>
          <w:sz w:val="24"/>
          <w:szCs w:val="24"/>
          <w:lang w:val="en-US" w:eastAsia="en-US"/>
          <w14:ligatures w14:val="standardContextual"/>
        </w:rPr>
        <w:t>Admins</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who test the selected products from the vendor’s offer. Sellers volunteer for the tests, and the results are published on the forum as a publicly available report. </w:t>
      </w:r>
      <w:proofErr w:type="spellStart"/>
      <w:r w:rsidRPr="00DB2894">
        <w:rPr>
          <w:rFonts w:ascii="Times New Roman" w:eastAsia="Calibri" w:hAnsi="Times New Roman" w:cs="Times New Roman"/>
          <w:color w:val="00B050"/>
          <w:kern w:val="2"/>
          <w:sz w:val="24"/>
          <w:szCs w:val="24"/>
          <w:lang w:val="en-US" w:eastAsia="en-US"/>
          <w14:ligatures w14:val="standardContextual"/>
        </w:rPr>
        <w:t>Netnography</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indicates that certificates did not arouse much interest, which may be because it is a new feature.</w:t>
      </w:r>
    </w:p>
    <w:p w14:paraId="452D8208"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79ED6B45" w14:textId="14797C72"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What is essential for the reputation of a given vendor is to guarantee the shipment’s safety, e.g., using multi-layered (anti-scan), odorless, sterile packaging, or applying OPSEC (Operational Security) procedures, e.g., not providing any phone numbers or using fake or temporary numbers for tracking orders, or using multiple measures to encrypt TOR traffic. Accessibility and communicability are also important, with most vendors preferring encrypted e-mails or </w:t>
      </w:r>
      <w:proofErr w:type="spellStart"/>
      <w:r w:rsidRPr="00DB2894">
        <w:rPr>
          <w:rFonts w:ascii="Times New Roman" w:eastAsia="Calibri" w:hAnsi="Times New Roman" w:cs="Times New Roman"/>
          <w:color w:val="00B050"/>
          <w:kern w:val="2"/>
          <w:sz w:val="24"/>
          <w:szCs w:val="24"/>
          <w:lang w:val="en-US" w:eastAsia="en-US"/>
          <w14:ligatures w14:val="standardContextual"/>
        </w:rPr>
        <w:t>Wickr</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messenger (see Table X for preferred communication).</w:t>
      </w:r>
    </w:p>
    <w:p w14:paraId="29E0F204"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70159AC3"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13C8C1AF"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7C891162"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390EF49F"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48C797FE"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33AD9902"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47BE109D"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741A2E42"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26D4C7A1"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7F5233B2"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105EFCAD"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35193FF3" w14:textId="77777777" w:rsid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3F432513"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4C189BD0" w14:textId="0DF22F82" w:rsidR="00DB2894" w:rsidRDefault="00DB2894" w:rsidP="00DB2894">
      <w:pPr>
        <w:spacing w:line="240" w:lineRule="auto"/>
        <w:rPr>
          <w:rFonts w:eastAsia="Calibri"/>
          <w:color w:val="00B050"/>
          <w:kern w:val="2"/>
          <w:sz w:val="20"/>
          <w:szCs w:val="20"/>
          <w:lang w:val="en-US" w:eastAsia="en-US"/>
          <w14:ligatures w14:val="standardContextual"/>
        </w:rPr>
      </w:pPr>
      <w:r w:rsidRPr="00DB2894">
        <w:rPr>
          <w:rFonts w:eastAsia="Calibri"/>
          <w:color w:val="00B050"/>
          <w:kern w:val="2"/>
          <w:sz w:val="20"/>
          <w:szCs w:val="20"/>
          <w:lang w:val="en-US" w:eastAsia="en-US"/>
          <w14:ligatures w14:val="standardContextual"/>
        </w:rPr>
        <w:t xml:space="preserve">Table X. Subcategories indicated for the general "Communication with the vendor" </w:t>
      </w:r>
      <w:proofErr w:type="gramStart"/>
      <w:r w:rsidRPr="00DB2894">
        <w:rPr>
          <w:rFonts w:eastAsia="Calibri"/>
          <w:color w:val="00B050"/>
          <w:kern w:val="2"/>
          <w:sz w:val="20"/>
          <w:szCs w:val="20"/>
          <w:lang w:val="en-US" w:eastAsia="en-US"/>
          <w14:ligatures w14:val="standardContextual"/>
        </w:rPr>
        <w:t>category</w:t>
      </w:r>
      <w:proofErr w:type="gramEnd"/>
    </w:p>
    <w:p w14:paraId="0F46D3E4" w14:textId="77777777" w:rsidR="00DB2894" w:rsidRPr="00DB2894" w:rsidRDefault="00DB2894" w:rsidP="00DB2894">
      <w:pPr>
        <w:spacing w:line="240" w:lineRule="auto"/>
        <w:rPr>
          <w:rFonts w:eastAsia="Calibri"/>
          <w:color w:val="00B050"/>
          <w:kern w:val="2"/>
          <w:sz w:val="20"/>
          <w:szCs w:val="20"/>
          <w:lang w:val="en-US" w:eastAsia="en-US"/>
          <w14:ligatures w14:val="standardContextual"/>
        </w:rPr>
      </w:pPr>
    </w:p>
    <w:tbl>
      <w:tblPr>
        <w:tblW w:w="5000" w:type="pct"/>
        <w:tblLook w:val="04A0" w:firstRow="1" w:lastRow="0" w:firstColumn="1" w:lastColumn="0" w:noHBand="0" w:noVBand="1"/>
      </w:tblPr>
      <w:tblGrid>
        <w:gridCol w:w="5537"/>
        <w:gridCol w:w="2572"/>
        <w:gridCol w:w="1295"/>
      </w:tblGrid>
      <w:tr w:rsidR="00DB2894" w:rsidRPr="00DB2894" w14:paraId="34B23F33" w14:textId="77777777" w:rsidTr="00662BBD">
        <w:trPr>
          <w:trHeight w:val="290"/>
        </w:trPr>
        <w:tc>
          <w:tcPr>
            <w:tcW w:w="3388" w:type="pct"/>
            <w:tcBorders>
              <w:top w:val="single" w:sz="4" w:space="0" w:color="auto"/>
              <w:bottom w:val="single" w:sz="4" w:space="0" w:color="auto"/>
            </w:tcBorders>
            <w:noWrap/>
            <w:hideMark/>
          </w:tcPr>
          <w:p w14:paraId="00403763" w14:textId="77777777" w:rsidR="00DB2894" w:rsidRPr="00DB2894" w:rsidRDefault="00DB2894" w:rsidP="00DB2894">
            <w:pPr>
              <w:spacing w:line="240" w:lineRule="auto"/>
              <w:rPr>
                <w:rFonts w:eastAsia="Times New Roman"/>
                <w:b/>
                <w:bCs/>
                <w:color w:val="00B050"/>
                <w:sz w:val="20"/>
                <w:szCs w:val="20"/>
                <w:lang w:val="en-US"/>
              </w:rPr>
            </w:pPr>
            <w:r w:rsidRPr="00DB2894">
              <w:rPr>
                <w:rFonts w:eastAsia="Times New Roman"/>
                <w:b/>
                <w:bCs/>
                <w:color w:val="00B050"/>
                <w:sz w:val="20"/>
                <w:szCs w:val="20"/>
                <w:lang w:val="en-US"/>
              </w:rPr>
              <w:t>Communication with the vendor</w:t>
            </w:r>
          </w:p>
        </w:tc>
        <w:tc>
          <w:tcPr>
            <w:tcW w:w="766" w:type="pct"/>
            <w:tcBorders>
              <w:top w:val="single" w:sz="4" w:space="0" w:color="auto"/>
              <w:bottom w:val="single" w:sz="4" w:space="0" w:color="auto"/>
            </w:tcBorders>
            <w:noWrap/>
            <w:hideMark/>
          </w:tcPr>
          <w:p w14:paraId="3A997AB3" w14:textId="77777777" w:rsidR="00DB2894" w:rsidRPr="00DB2894" w:rsidRDefault="00DB2894" w:rsidP="00DB2894">
            <w:pPr>
              <w:spacing w:line="240" w:lineRule="auto"/>
              <w:rPr>
                <w:rFonts w:eastAsia="Times New Roman"/>
                <w:b/>
                <w:bCs/>
                <w:color w:val="00B050"/>
                <w:sz w:val="20"/>
                <w:szCs w:val="20"/>
                <w:lang w:val="en-US"/>
              </w:rPr>
            </w:pPr>
            <w:r w:rsidRPr="00DB2894">
              <w:rPr>
                <w:rFonts w:eastAsia="Times New Roman"/>
                <w:b/>
                <w:bCs/>
                <w:color w:val="00B050"/>
                <w:sz w:val="20"/>
                <w:szCs w:val="20"/>
                <w:lang w:val="en-US"/>
              </w:rPr>
              <w:t>The number for all offers</w:t>
            </w:r>
          </w:p>
        </w:tc>
        <w:tc>
          <w:tcPr>
            <w:tcW w:w="846" w:type="pct"/>
            <w:tcBorders>
              <w:top w:val="single" w:sz="4" w:space="0" w:color="auto"/>
              <w:bottom w:val="single" w:sz="4" w:space="0" w:color="auto"/>
            </w:tcBorders>
            <w:noWrap/>
            <w:hideMark/>
          </w:tcPr>
          <w:p w14:paraId="2D05058A" w14:textId="77777777" w:rsidR="00DB2894" w:rsidRPr="00DB2894" w:rsidRDefault="00DB2894" w:rsidP="00DB2894">
            <w:pPr>
              <w:spacing w:line="240" w:lineRule="auto"/>
              <w:rPr>
                <w:rFonts w:eastAsia="Times New Roman"/>
                <w:b/>
                <w:bCs/>
                <w:color w:val="00B050"/>
                <w:sz w:val="20"/>
                <w:szCs w:val="20"/>
                <w:lang w:val="pl-PL"/>
              </w:rPr>
            </w:pPr>
            <w:proofErr w:type="spellStart"/>
            <w:r w:rsidRPr="00DB2894">
              <w:rPr>
                <w:rFonts w:eastAsia="Times New Roman"/>
                <w:b/>
                <w:bCs/>
                <w:color w:val="00B050"/>
                <w:sz w:val="20"/>
                <w:szCs w:val="20"/>
                <w:lang w:val="pl-PL"/>
              </w:rPr>
              <w:t>Percentage</w:t>
            </w:r>
            <w:proofErr w:type="spellEnd"/>
          </w:p>
        </w:tc>
      </w:tr>
      <w:tr w:rsidR="00DB2894" w:rsidRPr="00DB2894" w14:paraId="7339BA0C" w14:textId="77777777" w:rsidTr="00662BBD">
        <w:trPr>
          <w:trHeight w:val="290"/>
        </w:trPr>
        <w:tc>
          <w:tcPr>
            <w:tcW w:w="3388" w:type="pct"/>
            <w:tcBorders>
              <w:top w:val="single" w:sz="4" w:space="0" w:color="auto"/>
            </w:tcBorders>
            <w:noWrap/>
            <w:hideMark/>
          </w:tcPr>
          <w:p w14:paraId="352F469E"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e-mail</w:t>
            </w:r>
          </w:p>
        </w:tc>
        <w:tc>
          <w:tcPr>
            <w:tcW w:w="766" w:type="pct"/>
            <w:tcBorders>
              <w:top w:val="single" w:sz="4" w:space="0" w:color="auto"/>
            </w:tcBorders>
            <w:noWrap/>
            <w:hideMark/>
          </w:tcPr>
          <w:p w14:paraId="71B4F2FD"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243</w:t>
            </w:r>
          </w:p>
        </w:tc>
        <w:tc>
          <w:tcPr>
            <w:tcW w:w="846" w:type="pct"/>
            <w:tcBorders>
              <w:top w:val="single" w:sz="4" w:space="0" w:color="auto"/>
            </w:tcBorders>
            <w:noWrap/>
            <w:hideMark/>
          </w:tcPr>
          <w:p w14:paraId="45DABAB6"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50,31</w:t>
            </w:r>
          </w:p>
        </w:tc>
      </w:tr>
      <w:tr w:rsidR="00DB2894" w:rsidRPr="00DB2894" w14:paraId="428FDA80" w14:textId="77777777" w:rsidTr="00662BBD">
        <w:trPr>
          <w:trHeight w:val="290"/>
        </w:trPr>
        <w:tc>
          <w:tcPr>
            <w:tcW w:w="3388" w:type="pct"/>
            <w:noWrap/>
            <w:hideMark/>
          </w:tcPr>
          <w:p w14:paraId="08A347B6"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wickr</w:t>
            </w:r>
            <w:proofErr w:type="spellEnd"/>
          </w:p>
        </w:tc>
        <w:tc>
          <w:tcPr>
            <w:tcW w:w="766" w:type="pct"/>
            <w:noWrap/>
            <w:hideMark/>
          </w:tcPr>
          <w:p w14:paraId="7B02D393"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190</w:t>
            </w:r>
          </w:p>
        </w:tc>
        <w:tc>
          <w:tcPr>
            <w:tcW w:w="846" w:type="pct"/>
            <w:noWrap/>
            <w:hideMark/>
          </w:tcPr>
          <w:p w14:paraId="367BB307"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39,34</w:t>
            </w:r>
          </w:p>
        </w:tc>
      </w:tr>
      <w:tr w:rsidR="00DB2894" w:rsidRPr="00DB2894" w14:paraId="674388B7" w14:textId="77777777" w:rsidTr="00662BBD">
        <w:trPr>
          <w:trHeight w:val="290"/>
        </w:trPr>
        <w:tc>
          <w:tcPr>
            <w:tcW w:w="3388" w:type="pct"/>
            <w:noWrap/>
            <w:hideMark/>
          </w:tcPr>
          <w:p w14:paraId="23BE3ADE"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 xml:space="preserve">cebulka forum </w:t>
            </w:r>
            <w:proofErr w:type="spellStart"/>
            <w:r w:rsidRPr="00DB2894">
              <w:rPr>
                <w:rFonts w:eastAsia="Times New Roman"/>
                <w:color w:val="00B050"/>
                <w:sz w:val="20"/>
                <w:szCs w:val="20"/>
                <w:lang w:val="pl-PL"/>
              </w:rPr>
              <w:t>messages</w:t>
            </w:r>
            <w:proofErr w:type="spellEnd"/>
          </w:p>
        </w:tc>
        <w:tc>
          <w:tcPr>
            <w:tcW w:w="766" w:type="pct"/>
            <w:noWrap/>
            <w:hideMark/>
          </w:tcPr>
          <w:p w14:paraId="53E50C5F"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23</w:t>
            </w:r>
          </w:p>
        </w:tc>
        <w:tc>
          <w:tcPr>
            <w:tcW w:w="846" w:type="pct"/>
            <w:noWrap/>
            <w:hideMark/>
          </w:tcPr>
          <w:p w14:paraId="15187B6C"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4,76</w:t>
            </w:r>
          </w:p>
        </w:tc>
      </w:tr>
      <w:tr w:rsidR="00DB2894" w:rsidRPr="00DB2894" w14:paraId="24798A02" w14:textId="77777777" w:rsidTr="00662BBD">
        <w:trPr>
          <w:trHeight w:val="290"/>
        </w:trPr>
        <w:tc>
          <w:tcPr>
            <w:tcW w:w="3388" w:type="pct"/>
            <w:noWrap/>
            <w:hideMark/>
          </w:tcPr>
          <w:p w14:paraId="24E0D44F"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jabber</w:t>
            </w:r>
            <w:proofErr w:type="spellEnd"/>
          </w:p>
        </w:tc>
        <w:tc>
          <w:tcPr>
            <w:tcW w:w="766" w:type="pct"/>
            <w:noWrap/>
            <w:hideMark/>
          </w:tcPr>
          <w:p w14:paraId="603DAFE4"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14</w:t>
            </w:r>
          </w:p>
        </w:tc>
        <w:tc>
          <w:tcPr>
            <w:tcW w:w="846" w:type="pct"/>
            <w:noWrap/>
            <w:hideMark/>
          </w:tcPr>
          <w:p w14:paraId="3991ABD3"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2,90</w:t>
            </w:r>
          </w:p>
        </w:tc>
      </w:tr>
      <w:tr w:rsidR="00DB2894" w:rsidRPr="00DB2894" w14:paraId="29354026" w14:textId="77777777" w:rsidTr="00662BBD">
        <w:trPr>
          <w:trHeight w:val="290"/>
        </w:trPr>
        <w:tc>
          <w:tcPr>
            <w:tcW w:w="3388" w:type="pct"/>
            <w:noWrap/>
            <w:hideMark/>
          </w:tcPr>
          <w:p w14:paraId="65B025B9"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threem</w:t>
            </w:r>
            <w:proofErr w:type="spellEnd"/>
          </w:p>
        </w:tc>
        <w:tc>
          <w:tcPr>
            <w:tcW w:w="766" w:type="pct"/>
            <w:noWrap/>
            <w:hideMark/>
          </w:tcPr>
          <w:p w14:paraId="31A4107C"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7</w:t>
            </w:r>
          </w:p>
        </w:tc>
        <w:tc>
          <w:tcPr>
            <w:tcW w:w="846" w:type="pct"/>
            <w:noWrap/>
            <w:hideMark/>
          </w:tcPr>
          <w:p w14:paraId="7E193C8F"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1,45</w:t>
            </w:r>
          </w:p>
        </w:tc>
      </w:tr>
      <w:tr w:rsidR="00DB2894" w:rsidRPr="00DB2894" w14:paraId="4523D700" w14:textId="77777777" w:rsidTr="00662BBD">
        <w:trPr>
          <w:trHeight w:val="290"/>
        </w:trPr>
        <w:tc>
          <w:tcPr>
            <w:tcW w:w="3388" w:type="pct"/>
            <w:noWrap/>
            <w:hideMark/>
          </w:tcPr>
          <w:p w14:paraId="7AEAB191"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torchat</w:t>
            </w:r>
            <w:proofErr w:type="spellEnd"/>
          </w:p>
        </w:tc>
        <w:tc>
          <w:tcPr>
            <w:tcW w:w="766" w:type="pct"/>
            <w:noWrap/>
            <w:hideMark/>
          </w:tcPr>
          <w:p w14:paraId="18AAF79F"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w:t>
            </w:r>
          </w:p>
        </w:tc>
        <w:tc>
          <w:tcPr>
            <w:tcW w:w="846" w:type="pct"/>
            <w:noWrap/>
            <w:hideMark/>
          </w:tcPr>
          <w:p w14:paraId="71EA509F"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0,41</w:t>
            </w:r>
          </w:p>
        </w:tc>
      </w:tr>
      <w:tr w:rsidR="00DB2894" w:rsidRPr="00DB2894" w14:paraId="31A0E1EC" w14:textId="77777777" w:rsidTr="00662BBD">
        <w:trPr>
          <w:trHeight w:val="290"/>
        </w:trPr>
        <w:tc>
          <w:tcPr>
            <w:tcW w:w="3388" w:type="pct"/>
            <w:noWrap/>
            <w:hideMark/>
          </w:tcPr>
          <w:p w14:paraId="0AFC02EE"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telegram</w:t>
            </w:r>
          </w:p>
        </w:tc>
        <w:tc>
          <w:tcPr>
            <w:tcW w:w="766" w:type="pct"/>
            <w:noWrap/>
            <w:hideMark/>
          </w:tcPr>
          <w:p w14:paraId="0109157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2</w:t>
            </w:r>
          </w:p>
        </w:tc>
        <w:tc>
          <w:tcPr>
            <w:tcW w:w="846" w:type="pct"/>
            <w:noWrap/>
            <w:hideMark/>
          </w:tcPr>
          <w:p w14:paraId="54894820"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0,41</w:t>
            </w:r>
          </w:p>
        </w:tc>
      </w:tr>
      <w:tr w:rsidR="00DB2894" w:rsidRPr="00DB2894" w14:paraId="73C8889B" w14:textId="77777777" w:rsidTr="00662BBD">
        <w:trPr>
          <w:trHeight w:val="290"/>
        </w:trPr>
        <w:tc>
          <w:tcPr>
            <w:tcW w:w="3388" w:type="pct"/>
            <w:noWrap/>
            <w:hideMark/>
          </w:tcPr>
          <w:p w14:paraId="0407E810"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bitmessage</w:t>
            </w:r>
            <w:proofErr w:type="spellEnd"/>
          </w:p>
        </w:tc>
        <w:tc>
          <w:tcPr>
            <w:tcW w:w="766" w:type="pct"/>
            <w:noWrap/>
            <w:hideMark/>
          </w:tcPr>
          <w:p w14:paraId="3E5E72AC"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w:t>
            </w:r>
          </w:p>
        </w:tc>
        <w:tc>
          <w:tcPr>
            <w:tcW w:w="846" w:type="pct"/>
            <w:noWrap/>
            <w:hideMark/>
          </w:tcPr>
          <w:p w14:paraId="4862078D"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0,21</w:t>
            </w:r>
          </w:p>
        </w:tc>
      </w:tr>
      <w:tr w:rsidR="00DB2894" w:rsidRPr="00DB2894" w14:paraId="0059AC2E" w14:textId="77777777" w:rsidTr="00662BBD">
        <w:trPr>
          <w:trHeight w:val="290"/>
        </w:trPr>
        <w:tc>
          <w:tcPr>
            <w:tcW w:w="3388" w:type="pct"/>
            <w:noWrap/>
            <w:hideMark/>
          </w:tcPr>
          <w:p w14:paraId="6F2DA116" w14:textId="77777777" w:rsidR="00DB2894" w:rsidRPr="00DB2894" w:rsidRDefault="00DB2894" w:rsidP="00DB2894">
            <w:pPr>
              <w:spacing w:line="240" w:lineRule="auto"/>
              <w:rPr>
                <w:rFonts w:eastAsia="Times New Roman"/>
                <w:color w:val="00B050"/>
                <w:sz w:val="20"/>
                <w:szCs w:val="20"/>
                <w:lang w:val="pl-PL"/>
              </w:rPr>
            </w:pPr>
            <w:proofErr w:type="spellStart"/>
            <w:r w:rsidRPr="00DB2894">
              <w:rPr>
                <w:rFonts w:eastAsia="Times New Roman"/>
                <w:color w:val="00B050"/>
                <w:sz w:val="20"/>
                <w:szCs w:val="20"/>
                <w:lang w:val="pl-PL"/>
              </w:rPr>
              <w:t>wire</w:t>
            </w:r>
            <w:proofErr w:type="spellEnd"/>
          </w:p>
        </w:tc>
        <w:tc>
          <w:tcPr>
            <w:tcW w:w="766" w:type="pct"/>
            <w:noWrap/>
            <w:hideMark/>
          </w:tcPr>
          <w:p w14:paraId="4489AFB8"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w:t>
            </w:r>
          </w:p>
        </w:tc>
        <w:tc>
          <w:tcPr>
            <w:tcW w:w="846" w:type="pct"/>
            <w:noWrap/>
            <w:hideMark/>
          </w:tcPr>
          <w:p w14:paraId="712700E1"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0,21</w:t>
            </w:r>
          </w:p>
        </w:tc>
      </w:tr>
      <w:tr w:rsidR="00DB2894" w:rsidRPr="00DB2894" w14:paraId="09518820" w14:textId="77777777" w:rsidTr="00662BBD">
        <w:trPr>
          <w:trHeight w:val="290"/>
        </w:trPr>
        <w:tc>
          <w:tcPr>
            <w:tcW w:w="3388" w:type="pct"/>
            <w:tcBorders>
              <w:bottom w:val="single" w:sz="4" w:space="0" w:color="auto"/>
            </w:tcBorders>
            <w:noWrap/>
            <w:hideMark/>
          </w:tcPr>
          <w:p w14:paraId="0B2F1EAE"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TOTAL</w:t>
            </w:r>
          </w:p>
        </w:tc>
        <w:tc>
          <w:tcPr>
            <w:tcW w:w="766" w:type="pct"/>
            <w:tcBorders>
              <w:bottom w:val="single" w:sz="4" w:space="0" w:color="auto"/>
            </w:tcBorders>
            <w:noWrap/>
            <w:hideMark/>
          </w:tcPr>
          <w:p w14:paraId="29B8B502"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483</w:t>
            </w:r>
          </w:p>
        </w:tc>
        <w:tc>
          <w:tcPr>
            <w:tcW w:w="846" w:type="pct"/>
            <w:tcBorders>
              <w:bottom w:val="single" w:sz="4" w:space="0" w:color="auto"/>
            </w:tcBorders>
            <w:noWrap/>
            <w:hideMark/>
          </w:tcPr>
          <w:p w14:paraId="2E04CDA2" w14:textId="77777777" w:rsidR="00DB2894" w:rsidRPr="00DB2894" w:rsidRDefault="00DB2894" w:rsidP="00DB2894">
            <w:pPr>
              <w:spacing w:line="240" w:lineRule="auto"/>
              <w:rPr>
                <w:rFonts w:eastAsia="Times New Roman"/>
                <w:color w:val="00B050"/>
                <w:sz w:val="20"/>
                <w:szCs w:val="20"/>
                <w:lang w:val="pl-PL"/>
              </w:rPr>
            </w:pPr>
            <w:r w:rsidRPr="00DB2894">
              <w:rPr>
                <w:rFonts w:eastAsia="Times New Roman"/>
                <w:color w:val="00B050"/>
                <w:sz w:val="20"/>
                <w:szCs w:val="20"/>
                <w:lang w:val="pl-PL"/>
              </w:rPr>
              <w:t>100,00</w:t>
            </w:r>
          </w:p>
        </w:tc>
      </w:tr>
    </w:tbl>
    <w:p w14:paraId="17DFDB4D"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01ECE67D"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Marketizing the drugs could also mean giving discounts depending on the number of orders (18 such were identified for all offers), free samples (12), discounts for first users (11), discounts for users in exchange for positive feedback (10), free shipping (8), various sales (5), discounts for regular customers (4), competitions (2), discounts due to a newly opened business (2), etc.</w:t>
      </w:r>
    </w:p>
    <w:p w14:paraId="78530C81"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2513B72D"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As the </w:t>
      </w:r>
      <w:proofErr w:type="spellStart"/>
      <w:r w:rsidRPr="00DB2894">
        <w:rPr>
          <w:rFonts w:ascii="Times New Roman" w:eastAsia="Calibri" w:hAnsi="Times New Roman" w:cs="Times New Roman"/>
          <w:color w:val="00B050"/>
          <w:kern w:val="2"/>
          <w:sz w:val="24"/>
          <w:szCs w:val="24"/>
          <w:lang w:val="en-US" w:eastAsia="en-US"/>
          <w14:ligatures w14:val="standardContextual"/>
        </w:rPr>
        <w:t>netnographic</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part of the research shows, comments are an essential element of evaluating a given vendor. These can be found directly under the posts, but one can also reach them through the profile of each seller. Additionally, the profiles indicate the number of transactions, positive, negative, or neutral opinions, and the average rating for product packaging, contact and shipping, and product quality. In the comments themselves, users eagerly share their experiences, including describing their mental states, trips, or hallucinations, assessing the taste, smell, structure, appearance, or consistency of the drug, shipping time, etc. Some of the users even test the products bought:</w:t>
      </w:r>
    </w:p>
    <w:p w14:paraId="0067075A"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0B91BE8C" w14:textId="77777777" w:rsidR="00DB2894" w:rsidRPr="00DB2894" w:rsidRDefault="00DB2894" w:rsidP="00DB2894">
      <w:pPr>
        <w:spacing w:line="240" w:lineRule="auto"/>
        <w:ind w:left="851"/>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I used the </w:t>
      </w:r>
      <w:proofErr w:type="spellStart"/>
      <w:r w:rsidRPr="00DB2894">
        <w:rPr>
          <w:rFonts w:ascii="Times New Roman" w:eastAsia="Calibri" w:hAnsi="Times New Roman" w:cs="Times New Roman"/>
          <w:color w:val="00B050"/>
          <w:kern w:val="2"/>
          <w:sz w:val="24"/>
          <w:szCs w:val="24"/>
          <w:lang w:val="en-US" w:eastAsia="en-US"/>
          <w14:ligatures w14:val="standardContextual"/>
        </w:rPr>
        <w:t>ProTest</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Kit (full test in several areas: </w:t>
      </w:r>
      <w:proofErr w:type="spellStart"/>
      <w:r w:rsidRPr="00DB2894">
        <w:rPr>
          <w:rFonts w:ascii="Times New Roman" w:eastAsia="Calibri" w:hAnsi="Times New Roman" w:cs="Times New Roman"/>
          <w:color w:val="00B050"/>
          <w:kern w:val="2"/>
          <w:sz w:val="24"/>
          <w:szCs w:val="24"/>
          <w:lang w:val="en-US" w:eastAsia="en-US"/>
          <w14:ligatures w14:val="standardContextual"/>
        </w:rPr>
        <w:t>Mecke</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 pass, Liebermann - pass, </w:t>
      </w:r>
      <w:proofErr w:type="spellStart"/>
      <w:r w:rsidRPr="00DB2894">
        <w:rPr>
          <w:rFonts w:ascii="Times New Roman" w:eastAsia="Calibri" w:hAnsi="Times New Roman" w:cs="Times New Roman"/>
          <w:color w:val="00B050"/>
          <w:kern w:val="2"/>
          <w:sz w:val="24"/>
          <w:szCs w:val="24"/>
          <w:lang w:val="en-US" w:eastAsia="en-US"/>
          <w14:ligatures w14:val="standardContextual"/>
        </w:rPr>
        <w:t>Mandelin</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 pass, </w:t>
      </w:r>
      <w:proofErr w:type="spellStart"/>
      <w:r w:rsidRPr="00DB2894">
        <w:rPr>
          <w:rFonts w:ascii="Times New Roman" w:eastAsia="Calibri" w:hAnsi="Times New Roman" w:cs="Times New Roman"/>
          <w:color w:val="00B050"/>
          <w:kern w:val="2"/>
          <w:sz w:val="24"/>
          <w:szCs w:val="24"/>
          <w:lang w:val="en-US" w:eastAsia="en-US"/>
          <w14:ligatures w14:val="standardContextual"/>
        </w:rPr>
        <w:t>Froehde</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 pass), checked it organoleptically, compared it to the S isomer which I have in stock from another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supplier and also to the R isomer which I also got from our forum - the quality is at a high level and denies the accusations from who is probably the competition.</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1"/>
      </w:r>
    </w:p>
    <w:p w14:paraId="7147B2D6"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p>
    <w:p w14:paraId="66A4A9E0" w14:textId="77777777" w:rsidR="00DB2894" w:rsidRPr="00DB2894" w:rsidRDefault="00DB2894" w:rsidP="00DB2894">
      <w:pPr>
        <w:spacing w:line="240" w:lineRule="auto"/>
        <w:rPr>
          <w:rFonts w:ascii="Times New Roman" w:eastAsia="Calibri" w:hAnsi="Times New Roman" w:cs="Times New Roman"/>
          <w:b/>
          <w:bCs/>
          <w:color w:val="00B050"/>
          <w:kern w:val="2"/>
          <w:sz w:val="24"/>
          <w:szCs w:val="24"/>
          <w:lang w:val="en-US" w:eastAsia="en-US"/>
          <w14:ligatures w14:val="standardContextual"/>
        </w:rPr>
      </w:pPr>
    </w:p>
    <w:p w14:paraId="5615E7E4" w14:textId="77777777" w:rsidR="00DB2894" w:rsidRPr="00DB2894" w:rsidRDefault="00DB2894" w:rsidP="00DB2894">
      <w:pPr>
        <w:spacing w:line="240" w:lineRule="auto"/>
        <w:rPr>
          <w:rFonts w:ascii="Times New Roman" w:eastAsia="Times New Roman" w:hAnsi="Times New Roman" w:cs="Times New Roman"/>
          <w:color w:val="00B050"/>
          <w:sz w:val="24"/>
          <w:szCs w:val="24"/>
        </w:rPr>
      </w:pPr>
      <w:proofErr w:type="spellStart"/>
      <w:r w:rsidRPr="00DB2894">
        <w:rPr>
          <w:rFonts w:ascii="Times New Roman" w:eastAsia="Calibri" w:hAnsi="Times New Roman" w:cs="Times New Roman"/>
          <w:b/>
          <w:bCs/>
          <w:color w:val="00B050"/>
          <w:kern w:val="2"/>
          <w:sz w:val="24"/>
          <w:szCs w:val="24"/>
          <w:lang w:val="en-US" w:eastAsia="en-US"/>
          <w14:ligatures w14:val="standardContextual"/>
        </w:rPr>
        <w:t>Cebulka’s</w:t>
      </w:r>
      <w:proofErr w:type="spellEnd"/>
      <w:r w:rsidRPr="00DB2894">
        <w:rPr>
          <w:rFonts w:ascii="Times New Roman" w:eastAsia="Calibri" w:hAnsi="Times New Roman" w:cs="Times New Roman"/>
          <w:b/>
          <w:bCs/>
          <w:color w:val="00B050"/>
          <w:kern w:val="2"/>
          <w:sz w:val="24"/>
          <w:szCs w:val="24"/>
          <w:lang w:val="en-US" w:eastAsia="en-US"/>
          <w14:ligatures w14:val="standardContextual"/>
        </w:rPr>
        <w:t xml:space="preserve"> two-folded nature</w:t>
      </w:r>
    </w:p>
    <w:p w14:paraId="216DF6CA" w14:textId="77777777" w:rsidR="00DB2894" w:rsidRPr="00DB2894" w:rsidRDefault="00DB2894" w:rsidP="00DB2894">
      <w:pPr>
        <w:spacing w:line="240" w:lineRule="auto"/>
        <w:rPr>
          <w:rFonts w:ascii="Times New Roman" w:eastAsia="Times New Roman" w:hAnsi="Times New Roman" w:cs="Times New Roman"/>
          <w:color w:val="00B050"/>
          <w:sz w:val="24"/>
          <w:szCs w:val="24"/>
        </w:rPr>
      </w:pPr>
    </w:p>
    <w:p w14:paraId="12A15883" w14:textId="77777777" w:rsidR="00DB2894" w:rsidRPr="00DB2894" w:rsidRDefault="00DB2894" w:rsidP="00DB2894">
      <w:pPr>
        <w:spacing w:line="240" w:lineRule="auto"/>
        <w:rPr>
          <w:rFonts w:ascii="Times New Roman" w:eastAsia="Calibri" w:hAnsi="Times New Roman" w:cs="Times New Roman"/>
          <w:color w:val="00B050"/>
          <w:kern w:val="2"/>
          <w:sz w:val="24"/>
          <w:szCs w:val="24"/>
          <w:lang w:val="en-US" w:eastAsia="en-US"/>
          <w14:ligatures w14:val="standardContextual"/>
        </w:rPr>
      </w:pPr>
      <w:commentRangeStart w:id="230"/>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has two-layers</w:t>
      </w:r>
      <w:commentRangeEnd w:id="230"/>
      <w:r w:rsidRPr="00DB2894">
        <w:rPr>
          <w:rFonts w:ascii="Calibri" w:eastAsia="Calibri" w:hAnsi="Calibri" w:cs="Times New Roman"/>
          <w:color w:val="00B050"/>
          <w:kern w:val="2"/>
          <w:sz w:val="16"/>
          <w:szCs w:val="16"/>
          <w:lang w:val="pl-PL" w:eastAsia="en-US"/>
          <w14:ligatures w14:val="standardContextual"/>
        </w:rPr>
        <w:commentReference w:id="230"/>
      </w:r>
      <w:r w:rsidRPr="00DB2894">
        <w:rPr>
          <w:rFonts w:ascii="Times New Roman" w:eastAsia="Calibri" w:hAnsi="Times New Roman" w:cs="Times New Roman"/>
          <w:color w:val="00B050"/>
          <w:kern w:val="2"/>
          <w:sz w:val="24"/>
          <w:szCs w:val="24"/>
          <w:lang w:val="en-US" w:eastAsia="en-US"/>
          <w14:ligatures w14:val="standardContextual"/>
        </w:rPr>
        <w:t xml:space="preserve">. The analyzed posts and offers are transactional in nature,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being an open platform, available to all registered users, who can freely purchase goods. There is little room for building relationships or participation there, as users mostly care about unproblematic transactions, security, and quality of goods, and vendors focus on these issues. The first and dominant layer is, therefore, the transactional one. </w:t>
      </w:r>
    </w:p>
    <w:p w14:paraId="52CD44BF" w14:textId="77777777" w:rsidR="00DB2894" w:rsidRPr="00DB2894" w:rsidRDefault="00DB2894" w:rsidP="00DB2894">
      <w:pPr>
        <w:spacing w:line="240" w:lineRule="auto"/>
        <w:rPr>
          <w:rFonts w:ascii="Times New Roman" w:eastAsia="Times New Roman" w:hAnsi="Times New Roman" w:cs="Times New Roman"/>
          <w:color w:val="00B050"/>
          <w:sz w:val="24"/>
          <w:szCs w:val="24"/>
        </w:rPr>
      </w:pPr>
    </w:p>
    <w:p w14:paraId="27D34534"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lastRenderedPageBreak/>
        <w:t xml:space="preserve">This does not mean, however, that the social/cultural dimensions are </w:t>
      </w:r>
      <w:proofErr w:type="gramStart"/>
      <w:r w:rsidRPr="00DB2894">
        <w:rPr>
          <w:rFonts w:ascii="Times New Roman" w:eastAsia="Calibri" w:hAnsi="Times New Roman" w:cs="Times New Roman"/>
          <w:color w:val="00B050"/>
          <w:kern w:val="2"/>
          <w:sz w:val="24"/>
          <w:szCs w:val="24"/>
          <w:lang w:val="en-US" w:eastAsia="en-US"/>
          <w14:ligatures w14:val="standardContextual"/>
        </w:rPr>
        <w:t>absent</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and that users and vendors are not building a specific community. For example, many vendors (recognize their regular customers based on handles: “I know all of you except </w:t>
      </w:r>
      <w:proofErr w:type="spellStart"/>
      <w:r w:rsidRPr="00DB2894">
        <w:rPr>
          <w:rFonts w:ascii="Times New Roman" w:eastAsia="Calibri" w:hAnsi="Times New Roman" w:cs="Times New Roman"/>
          <w:color w:val="00B050"/>
          <w:kern w:val="2"/>
          <w:sz w:val="24"/>
          <w:szCs w:val="24"/>
          <w:lang w:val="en-US" w:eastAsia="en-US"/>
          <w14:ligatures w14:val="standardContextual"/>
        </w:rPr>
        <w:t>BudfatherPL</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you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Guys. I remember some of the comments/and the summary of last year’s transactions that you ordered to @ [using email] I even have it in my notebook” (</w:t>
      </w:r>
      <w:commentRangeStart w:id="231"/>
      <w:r w:rsidRPr="00DB2894">
        <w:rPr>
          <w:rFonts w:ascii="Times New Roman" w:eastAsia="Calibri" w:hAnsi="Times New Roman" w:cs="Times New Roman"/>
          <w:color w:val="00B050"/>
          <w:kern w:val="2"/>
          <w:sz w:val="24"/>
          <w:szCs w:val="24"/>
          <w:lang w:val="en-US" w:eastAsia="en-US"/>
          <w14:ligatures w14:val="standardContextual"/>
        </w:rPr>
        <w:t>XXX</w:t>
      </w:r>
      <w:commentRangeEnd w:id="231"/>
      <w:r w:rsidRPr="00DB2894">
        <w:rPr>
          <w:rFonts w:ascii="Calibri" w:eastAsia="Calibri" w:hAnsi="Calibri" w:cs="Times New Roman"/>
          <w:color w:val="00B050"/>
          <w:kern w:val="2"/>
          <w:sz w:val="16"/>
          <w:szCs w:val="16"/>
          <w:lang w:val="pl-PL" w:eastAsia="en-US"/>
          <w14:ligatures w14:val="standardContextual"/>
        </w:rPr>
        <w:commentReference w:id="231"/>
      </w:r>
      <w:r w:rsidRPr="00DB2894">
        <w:rPr>
          <w:rFonts w:ascii="Times New Roman" w:eastAsia="Calibri" w:hAnsi="Times New Roman" w:cs="Times New Roman"/>
          <w:color w:val="00B050"/>
          <w:kern w:val="2"/>
          <w:sz w:val="24"/>
          <w:szCs w:val="24"/>
          <w:lang w:val="en-US" w:eastAsia="en-US"/>
          <w14:ligatures w14:val="standardContextual"/>
        </w:rPr>
        <w:t xml:space="preserve">). This second layer – the communal one – although signaled in such statements, is visible mainly in some side threads, i.e., not the offers. These side threats could be found in other sections of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outside of the area dedicated to advertising drugs. However, the comments related to offers can often link to these side posts, allowing the exchange of information, experiences, and drug knowledge. For the present analysis, the </w:t>
      </w:r>
      <w:proofErr w:type="spellStart"/>
      <w:r w:rsidRPr="00DB2894">
        <w:rPr>
          <w:rFonts w:ascii="Times New Roman" w:eastAsia="Calibri" w:hAnsi="Times New Roman" w:cs="Times New Roman"/>
          <w:color w:val="00B050"/>
          <w:kern w:val="2"/>
          <w:sz w:val="24"/>
          <w:szCs w:val="24"/>
          <w:lang w:val="en-US" w:eastAsia="en-US"/>
          <w14:ligatures w14:val="standardContextual"/>
        </w:rPr>
        <w:t>nethnographic</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part mentioned in the Methodology section was the basis for exploring the content outside the offers, i.e., the comments and the side threads. </w:t>
      </w:r>
    </w:p>
    <w:p w14:paraId="6F12B25B"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3B513E6D"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could be then seen as more complicated than a pure trading platform. As previously indicated, when considering buying drugs, it is open and inclusive. However, there is a deeper level that can be seen as closed, exclusive, and accessed only by selected users. A good example is the thread with the so-called “Group 5” with the purpose “to bring close together people who contribute to the life of the forum, share unique information and their ideas …, and have something precious to offer.”</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2"/>
      </w:r>
      <w:r w:rsidRPr="00DB2894">
        <w:rPr>
          <w:rFonts w:ascii="Times New Roman" w:eastAsia="Calibri" w:hAnsi="Times New Roman" w:cs="Times New Roman"/>
          <w:color w:val="00B050"/>
          <w:kern w:val="2"/>
          <w:sz w:val="24"/>
          <w:szCs w:val="24"/>
          <w:lang w:val="en-US" w:eastAsia="en-US"/>
          <w14:ligatures w14:val="standardContextual"/>
        </w:rPr>
        <w:t xml:space="preserve"> To join a thread (Group 5), one must be an active user with a long history of participating and contributing, and this is determined by the Admins who decide whether to grant access. The users note this is important as “the forum is … becoming more </w:t>
      </w:r>
      <w:r w:rsidRPr="00DB2894">
        <w:rPr>
          <w:rFonts w:ascii="Times New Roman" w:eastAsia="Calibri" w:hAnsi="Times New Roman" w:cs="Times New Roman"/>
          <w:i/>
          <w:iCs/>
          <w:color w:val="00B050"/>
          <w:kern w:val="2"/>
          <w:sz w:val="24"/>
          <w:szCs w:val="24"/>
          <w:lang w:val="en-US" w:eastAsia="en-US"/>
          <w14:ligatures w14:val="standardContextual"/>
        </w:rPr>
        <w:t>exclusive</w:t>
      </w:r>
      <w:r w:rsidRPr="00DB2894">
        <w:rPr>
          <w:rFonts w:ascii="Times New Roman" w:eastAsia="Calibri" w:hAnsi="Times New Roman" w:cs="Times New Roman"/>
          <w:color w:val="00B050"/>
          <w:kern w:val="2"/>
          <w:sz w:val="24"/>
          <w:szCs w:val="24"/>
          <w:lang w:val="en-US" w:eastAsia="en-US"/>
          <w14:ligatures w14:val="standardContextual"/>
        </w:rPr>
        <w:t xml:space="preserve">, especially that it won’t be long before it becomes </w:t>
      </w:r>
      <w:r w:rsidRPr="00DB2894">
        <w:rPr>
          <w:rFonts w:ascii="Times New Roman" w:eastAsia="Calibri" w:hAnsi="Times New Roman" w:cs="Times New Roman"/>
          <w:i/>
          <w:iCs/>
          <w:color w:val="00B050"/>
          <w:kern w:val="2"/>
          <w:sz w:val="24"/>
          <w:szCs w:val="24"/>
          <w:lang w:val="en-US" w:eastAsia="en-US"/>
          <w14:ligatures w14:val="standardContextual"/>
        </w:rPr>
        <w:t>trendy</w:t>
      </w:r>
      <w:r w:rsidRPr="00DB2894">
        <w:rPr>
          <w:rFonts w:ascii="Times New Roman" w:eastAsia="Calibri" w:hAnsi="Times New Roman" w:cs="Times New Roman"/>
          <w:color w:val="00B050"/>
          <w:kern w:val="2"/>
          <w:sz w:val="24"/>
          <w:szCs w:val="24"/>
          <w:lang w:val="en-US" w:eastAsia="en-US"/>
          <w14:ligatures w14:val="standardContextual"/>
        </w:rPr>
        <w:t xml:space="preserve"> to use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3"/>
      </w:r>
    </w:p>
    <w:p w14:paraId="36D4AEB2"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183EA700"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The side threads are a space for the more advanced users, i.e., not only those who are </w:t>
      </w:r>
      <w:proofErr w:type="gramStart"/>
      <w:r w:rsidRPr="00DB2894">
        <w:rPr>
          <w:rFonts w:ascii="Times New Roman" w:eastAsia="Calibri" w:hAnsi="Times New Roman" w:cs="Times New Roman"/>
          <w:color w:val="00B050"/>
          <w:kern w:val="2"/>
          <w:sz w:val="24"/>
          <w:szCs w:val="24"/>
          <w:lang w:val="en-US" w:eastAsia="en-US"/>
          <w14:ligatures w14:val="standardContextual"/>
        </w:rPr>
        <w:t>transaction-oriented</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w:t>
      </w:r>
      <w:commentRangeStart w:id="232"/>
      <w:r w:rsidRPr="00DB2894">
        <w:rPr>
          <w:rFonts w:ascii="Times New Roman" w:eastAsia="Calibri" w:hAnsi="Times New Roman" w:cs="Times New Roman"/>
          <w:color w:val="00B050"/>
          <w:kern w:val="2"/>
          <w:sz w:val="24"/>
          <w:szCs w:val="24"/>
          <w:lang w:val="en-US" w:eastAsia="en-US"/>
          <w14:ligatures w14:val="standardContextual"/>
        </w:rPr>
        <w:t>Moreover, it is an area high in activity, with several messages published every day</w:t>
      </w:r>
      <w:commentRangeEnd w:id="232"/>
      <w:r w:rsidRPr="00DB2894">
        <w:rPr>
          <w:rFonts w:ascii="Calibri" w:eastAsia="Calibri" w:hAnsi="Calibri" w:cs="Times New Roman"/>
          <w:color w:val="00B050"/>
          <w:kern w:val="2"/>
          <w:sz w:val="16"/>
          <w:szCs w:val="16"/>
          <w:lang w:val="pl-PL" w:eastAsia="en-US"/>
          <w14:ligatures w14:val="standardContextual"/>
        </w:rPr>
        <w:commentReference w:id="232"/>
      </w:r>
      <w:r w:rsidRPr="00DB2894">
        <w:rPr>
          <w:rFonts w:ascii="Times New Roman" w:eastAsia="Calibri" w:hAnsi="Times New Roman" w:cs="Times New Roman"/>
          <w:color w:val="00B050"/>
          <w:kern w:val="2"/>
          <w:sz w:val="24"/>
          <w:szCs w:val="24"/>
          <w:lang w:val="en-US" w:eastAsia="en-US"/>
          <w14:ligatures w14:val="standardContextual"/>
        </w:rPr>
        <w:t>. Additionally, an essential element integrating the community is Admin-created surveys about possible changes on the forum, mainly regarding the transactions and promoting offers. The survey threads</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4"/>
      </w:r>
      <w:r w:rsidRPr="00DB2894">
        <w:rPr>
          <w:rFonts w:ascii="Times New Roman" w:eastAsia="Calibri" w:hAnsi="Times New Roman" w:cs="Times New Roman"/>
          <w:color w:val="00B050"/>
          <w:kern w:val="2"/>
          <w:sz w:val="24"/>
          <w:szCs w:val="24"/>
          <w:lang w:val="en-US" w:eastAsia="en-US"/>
          <w14:ligatures w14:val="standardContextual"/>
        </w:rPr>
        <w:t xml:space="preserve"> show that the engaged users take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Cebulka’s</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functionality very seriously and are happy to share their opinions. Hence, the board cannot be treated solely as a sales platform. This is often confirmed by the </w:t>
      </w:r>
      <w:proofErr w:type="gramStart"/>
      <w:r w:rsidRPr="00DB2894">
        <w:rPr>
          <w:rFonts w:ascii="Times New Roman" w:eastAsia="Calibri" w:hAnsi="Times New Roman" w:cs="Times New Roman"/>
          <w:color w:val="00B050"/>
          <w:kern w:val="2"/>
          <w:sz w:val="24"/>
          <w:szCs w:val="24"/>
          <w:lang w:val="en-US" w:eastAsia="en-US"/>
          <w14:ligatures w14:val="standardContextual"/>
        </w:rPr>
        <w:t>Admins</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who emphasize the common goals of all involved in trading drugs: </w:t>
      </w:r>
    </w:p>
    <w:p w14:paraId="369977A7"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3890148A" w14:textId="77777777" w:rsidR="00DB2894" w:rsidRPr="00DB2894" w:rsidRDefault="00DB2894" w:rsidP="00DB2894">
      <w:pPr>
        <w:autoSpaceDE w:val="0"/>
        <w:autoSpaceDN w:val="0"/>
        <w:adjustRightInd w:val="0"/>
        <w:spacing w:line="240" w:lineRule="auto"/>
        <w:ind w:left="851"/>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Promote the anonymous use of networks such as Tor. Warn about new threats, software vulnerabilities, and disinformation [of law enforcers]. Don’t create divisions, help each other. Use constructive criticism and share your knowledge. A strong and united community defends itself more effectively in the constant fight against the enemy.</w:t>
      </w:r>
    </w:p>
    <w:p w14:paraId="0A70C7EE"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23B2A81D"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Helping each other, also by means of sharing various articles or guides, takes place in the section called “Alchemy,”</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5"/>
      </w:r>
      <w:r w:rsidRPr="00DB2894">
        <w:rPr>
          <w:rFonts w:ascii="Times New Roman" w:eastAsia="Calibri" w:hAnsi="Times New Roman" w:cs="Times New Roman"/>
          <w:color w:val="00B050"/>
          <w:kern w:val="2"/>
          <w:sz w:val="24"/>
          <w:szCs w:val="24"/>
          <w:lang w:val="en-US" w:eastAsia="en-US"/>
          <w14:ligatures w14:val="standardContextual"/>
        </w:rPr>
        <w:t xml:space="preserve"> often referred to in the comments below offers. When finishing the study in August 2023, there were 141 threads in “Alchemy” with guides, tutorials, and articles shared by forum members. These focus on how to do, test, synthesize, or dose drugs.</w:t>
      </w:r>
    </w:p>
    <w:p w14:paraId="17E83249"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41DDD484"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lastRenderedPageBreak/>
        <w:t xml:space="preserve">The communal layer of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is also visible in the hierarchy of users. Admins (two in August 2023) moderate the forum. “</w:t>
      </w:r>
      <w:proofErr w:type="spellStart"/>
      <w:r w:rsidRPr="00DB2894">
        <w:rPr>
          <w:rFonts w:ascii="Times New Roman" w:eastAsia="Calibri" w:hAnsi="Times New Roman" w:cs="Times New Roman"/>
          <w:color w:val="00B050"/>
          <w:kern w:val="2"/>
          <w:sz w:val="24"/>
          <w:szCs w:val="24"/>
          <w:lang w:val="en-US" w:eastAsia="en-US"/>
          <w14:ligatures w14:val="standardContextual"/>
        </w:rPr>
        <w:t>Obserwatorzy</w:t>
      </w:r>
      <w:proofErr w:type="spellEnd"/>
      <w:r w:rsidRPr="00DB2894">
        <w:rPr>
          <w:rFonts w:ascii="Times New Roman" w:eastAsia="Calibri" w:hAnsi="Times New Roman" w:cs="Times New Roman"/>
          <w:color w:val="00B050"/>
          <w:kern w:val="2"/>
          <w:sz w:val="24"/>
          <w:szCs w:val="24"/>
          <w:lang w:val="en-US" w:eastAsia="en-US"/>
          <w14:ligatures w14:val="standardContextual"/>
        </w:rPr>
        <w:t>” (Observers; 49,677 in August 2023) are of a lower status than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Cebulkowicze</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(2,671), i.e., active users who can create new threads in each section, run surveys and rate other users. The promotion from Observer to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Cebulkowicz</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is initiated either by buying the status or by applying for it. In the latter case, the process involves proving oneself through sharing valuable content, e.g., stolen (or not) data, software, books, documents, guides (e.g., creating step-by-step tutorials on drugs or darknet security), etc. It is the </w:t>
      </w:r>
      <w:proofErr w:type="gramStart"/>
      <w:r w:rsidRPr="00DB2894">
        <w:rPr>
          <w:rFonts w:ascii="Times New Roman" w:eastAsia="Calibri" w:hAnsi="Times New Roman" w:cs="Times New Roman"/>
          <w:color w:val="00B050"/>
          <w:kern w:val="2"/>
          <w:sz w:val="24"/>
          <w:szCs w:val="24"/>
          <w:lang w:val="en-US" w:eastAsia="en-US"/>
          <w14:ligatures w14:val="standardContextual"/>
        </w:rPr>
        <w:t>Admins</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and the whole community who assess the candidate based on the material they provide. </w:t>
      </w:r>
    </w:p>
    <w:p w14:paraId="762E960E"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743F8993"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When describing this communal site of the board, the focus is on trading drugs. Although this is its central area, the users also trade or share stolen data, including credit card and bank account numbers, data related to social media profiles, or nude pictures stolen from others. While not determining whether these offers are scams or not, and not showing the scale of this trade, it must be stressed that these other areas seem to be even more communal oriented, as access to some of the content can be restricted based on the activities of users (e.g., the so-called transaction points, i.e., points received after successfully buying or selling on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Hence, in the future, the scope of the research could be expanded. </w:t>
      </w:r>
    </w:p>
    <w:p w14:paraId="448DBB39"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0C544610" w14:textId="77777777" w:rsidR="00DB2894" w:rsidRDefault="00DB2894" w:rsidP="00DB2894">
      <w:pPr>
        <w:autoSpaceDE w:val="0"/>
        <w:autoSpaceDN w:val="0"/>
        <w:adjustRightInd w:val="0"/>
        <w:spacing w:line="240" w:lineRule="auto"/>
        <w:rPr>
          <w:rFonts w:ascii="Times New Roman" w:eastAsia="Calibri" w:hAnsi="Times New Roman" w:cs="Times New Roman"/>
          <w:b/>
          <w:bCs/>
          <w:color w:val="00B050"/>
          <w:kern w:val="2"/>
          <w:sz w:val="24"/>
          <w:szCs w:val="24"/>
          <w:lang w:val="en-US" w:eastAsia="en-US"/>
          <w14:ligatures w14:val="standardContextual"/>
        </w:rPr>
      </w:pPr>
      <w:commentRangeStart w:id="233"/>
      <w:r w:rsidRPr="00DB2894">
        <w:rPr>
          <w:rFonts w:ascii="Times New Roman" w:eastAsia="Calibri" w:hAnsi="Times New Roman" w:cs="Times New Roman"/>
          <w:b/>
          <w:bCs/>
          <w:color w:val="00B050"/>
          <w:kern w:val="2"/>
          <w:sz w:val="24"/>
          <w:szCs w:val="24"/>
          <w:lang w:val="en-US" w:eastAsia="en-US"/>
          <w14:ligatures w14:val="standardContextual"/>
        </w:rPr>
        <w:t>Vendors</w:t>
      </w:r>
      <w:commentRangeEnd w:id="233"/>
      <w:r w:rsidRPr="00DB2894">
        <w:rPr>
          <w:rFonts w:ascii="Calibri" w:eastAsia="Calibri" w:hAnsi="Calibri" w:cs="Times New Roman"/>
          <w:color w:val="00B050"/>
          <w:kern w:val="2"/>
          <w:sz w:val="16"/>
          <w:szCs w:val="16"/>
          <w:lang w:val="pl-PL" w:eastAsia="en-US"/>
          <w14:ligatures w14:val="standardContextual"/>
        </w:rPr>
        <w:commentReference w:id="233"/>
      </w:r>
      <w:r w:rsidRPr="00DB2894">
        <w:rPr>
          <w:rFonts w:ascii="Times New Roman" w:eastAsia="Calibri" w:hAnsi="Times New Roman" w:cs="Times New Roman"/>
          <w:b/>
          <w:bCs/>
          <w:color w:val="00B050"/>
          <w:kern w:val="2"/>
          <w:sz w:val="24"/>
          <w:szCs w:val="24"/>
          <w:lang w:val="en-US" w:eastAsia="en-US"/>
          <w14:ligatures w14:val="standardContextual"/>
        </w:rPr>
        <w:t xml:space="preserve"> as specialists, physicians, psychologists</w:t>
      </w:r>
    </w:p>
    <w:p w14:paraId="24C061F2" w14:textId="77777777" w:rsidR="00DB2894" w:rsidRPr="00DB2894" w:rsidRDefault="00DB2894" w:rsidP="00DB2894">
      <w:pPr>
        <w:autoSpaceDE w:val="0"/>
        <w:autoSpaceDN w:val="0"/>
        <w:adjustRightInd w:val="0"/>
        <w:spacing w:line="240" w:lineRule="auto"/>
        <w:rPr>
          <w:rFonts w:ascii="Times New Roman" w:eastAsia="Calibri" w:hAnsi="Times New Roman" w:cs="Times New Roman"/>
          <w:b/>
          <w:bCs/>
          <w:color w:val="00B050"/>
          <w:kern w:val="2"/>
          <w:sz w:val="24"/>
          <w:szCs w:val="24"/>
          <w:lang w:val="en-US" w:eastAsia="en-US"/>
          <w14:ligatures w14:val="standardContextual"/>
        </w:rPr>
      </w:pPr>
    </w:p>
    <w:p w14:paraId="18108AD0"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roofErr w:type="spellStart"/>
      <w:r w:rsidRPr="00DB2894">
        <w:rPr>
          <w:rFonts w:ascii="Times New Roman" w:eastAsia="Calibri" w:hAnsi="Times New Roman" w:cs="Times New Roman"/>
          <w:color w:val="00B050"/>
          <w:kern w:val="2"/>
          <w:sz w:val="24"/>
          <w:szCs w:val="24"/>
          <w:lang w:val="en-US" w:eastAsia="en-US"/>
          <w14:ligatures w14:val="standardContextual"/>
        </w:rPr>
        <w:t>Nethnography</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shows that some of the most popular vendors consider themselves competent, and experienced enough to help other users fight chronic diseases, including depression. Drugs are introduced as a relief and solace, and their effect could help one “feel relaxed at the end of the day and can provide relief from muscle spasms, pain, and stress.”</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6"/>
      </w:r>
      <w:r w:rsidRPr="00DB2894">
        <w:rPr>
          <w:rFonts w:ascii="Calibri" w:eastAsia="Calibri" w:hAnsi="Calibri" w:cs="Times New Roman"/>
          <w:color w:val="00B050"/>
          <w:kern w:val="2"/>
          <w:lang w:val="en-US" w:eastAsia="en-US"/>
          <w14:ligatures w14:val="standardContextual"/>
        </w:rPr>
        <w:t xml:space="preserve"> </w:t>
      </w:r>
      <w:r w:rsidRPr="00DB2894">
        <w:rPr>
          <w:rFonts w:ascii="Times New Roman" w:eastAsia="Calibri" w:hAnsi="Times New Roman" w:cs="Times New Roman"/>
          <w:color w:val="00B050"/>
          <w:kern w:val="2"/>
          <w:sz w:val="24"/>
          <w:szCs w:val="24"/>
          <w:lang w:val="en-US" w:eastAsia="en-US"/>
          <w14:ligatures w14:val="standardContextual"/>
        </w:rPr>
        <w:t>Drugs with low addictive potential are treated as alternatives to pharmacology, and vendors discuss their own experiences, probably to convince users and become more credible:</w:t>
      </w:r>
    </w:p>
    <w:p w14:paraId="4DAA0D7A"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0FD3D8D7" w14:textId="77777777" w:rsidR="00DB2894" w:rsidRPr="00DB2894" w:rsidRDefault="00DB2894" w:rsidP="00DB2894">
      <w:pPr>
        <w:autoSpaceDE w:val="0"/>
        <w:autoSpaceDN w:val="0"/>
        <w:adjustRightInd w:val="0"/>
        <w:spacing w:line="240" w:lineRule="auto"/>
        <w:ind w:left="851"/>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I have been struggling with depression for many years, and all the substances presented in the offer helped me and still help me regain the ground under my feet. When selling I cannot include amphetamines, methamphetamine, cocaine, opioids, benzos, and everything that can lead to serotonin, dopamine (…) tragedy. The offer is full of substances that are socially not harmful and with minimal risk of overdose, and I would like it to continue to be so, not for legal reasons but for my subjective reasons and general worldview</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7"/>
      </w:r>
      <w:r w:rsidRPr="00DB2894">
        <w:rPr>
          <w:rFonts w:ascii="Times New Roman" w:eastAsia="Calibri" w:hAnsi="Times New Roman" w:cs="Times New Roman"/>
          <w:color w:val="00B050"/>
          <w:kern w:val="2"/>
          <w:sz w:val="24"/>
          <w:szCs w:val="24"/>
          <w:lang w:val="en-US" w:eastAsia="en-US"/>
          <w14:ligatures w14:val="standardContextual"/>
        </w:rPr>
        <w:t xml:space="preserve"> </w:t>
      </w:r>
    </w:p>
    <w:p w14:paraId="4D326993" w14:textId="77777777" w:rsidR="00DB2894" w:rsidRPr="00DB2894" w:rsidRDefault="00DB2894" w:rsidP="00DB2894">
      <w:pPr>
        <w:autoSpaceDE w:val="0"/>
        <w:autoSpaceDN w:val="0"/>
        <w:adjustRightInd w:val="0"/>
        <w:spacing w:line="240" w:lineRule="auto"/>
        <w:ind w:left="993"/>
        <w:rPr>
          <w:rFonts w:ascii="Times New Roman" w:eastAsia="Calibri" w:hAnsi="Times New Roman" w:cs="Times New Roman"/>
          <w:color w:val="00B050"/>
          <w:kern w:val="2"/>
          <w:sz w:val="24"/>
          <w:szCs w:val="24"/>
          <w:lang w:val="en-US" w:eastAsia="en-US"/>
          <w14:ligatures w14:val="standardContextual"/>
        </w:rPr>
      </w:pPr>
    </w:p>
    <w:p w14:paraId="22091275"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In other words, sellers take on the role of a specialists with substantive knowledge to share with others:</w:t>
      </w:r>
    </w:p>
    <w:p w14:paraId="5115D51D"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4D9DA5BB" w14:textId="77777777" w:rsidR="00DB2894" w:rsidRPr="00DB2894" w:rsidRDefault="00DB2894" w:rsidP="00DB2894">
      <w:pPr>
        <w:autoSpaceDE w:val="0"/>
        <w:autoSpaceDN w:val="0"/>
        <w:adjustRightInd w:val="0"/>
        <w:spacing w:line="240" w:lineRule="auto"/>
        <w:ind w:left="851"/>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Currently, the store works on an original guide to overcoming depression – this material will be made available on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 and it will be a substantive guide without nonsense and unnecessary amount of text – reflections after years of experiencing treatment from better and worse doctors and medicines.</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8"/>
      </w:r>
    </w:p>
    <w:p w14:paraId="33EBDBDD"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7A5E7A75"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lastRenderedPageBreak/>
        <w:t>The reaction of users varies. On the one hand, they point out that daily use of, e.g., LSD or mescaline for depression is a short-term solution, not as effective as a long-term therapy, because “when it comes to fighting depression using psychedelics, it is just a temporary covering of the problem, e.g., for 4-5 days.”</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9"/>
      </w:r>
      <w:r w:rsidRPr="00DB2894">
        <w:rPr>
          <w:rFonts w:ascii="Times New Roman" w:eastAsia="Calibri" w:hAnsi="Times New Roman" w:cs="Times New Roman"/>
          <w:color w:val="00B050"/>
          <w:kern w:val="2"/>
          <w:sz w:val="24"/>
          <w:szCs w:val="24"/>
          <w:lang w:val="en-US" w:eastAsia="en-US"/>
          <w14:ligatures w14:val="standardContextual"/>
        </w:rPr>
        <w:t xml:space="preserve"> They also believe that improper use of psychedelics may do more harm than good: “Such drugs can be your friend or your worst enemy. It depends on how you use them.”</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10"/>
      </w:r>
      <w:r w:rsidRPr="00DB2894">
        <w:rPr>
          <w:rFonts w:ascii="Times New Roman" w:eastAsia="Calibri" w:hAnsi="Times New Roman" w:cs="Times New Roman"/>
          <w:color w:val="00B050"/>
          <w:kern w:val="2"/>
          <w:sz w:val="24"/>
          <w:szCs w:val="24"/>
          <w:lang w:val="en-US" w:eastAsia="en-US"/>
          <w14:ligatures w14:val="standardContextual"/>
        </w:rPr>
        <w:t xml:space="preserve"> On the other hand, some users list several benefits of alternative treatments, including increased creativity and brain neuroplasticity, and improved problem-solving skills:</w:t>
      </w:r>
    </w:p>
    <w:p w14:paraId="158CDE28"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58335D8D" w14:textId="77777777" w:rsidR="00DB2894" w:rsidRPr="00DB2894" w:rsidRDefault="00DB2894" w:rsidP="00DB2894">
      <w:pPr>
        <w:autoSpaceDE w:val="0"/>
        <w:autoSpaceDN w:val="0"/>
        <w:adjustRightInd w:val="0"/>
        <w:spacing w:line="240" w:lineRule="auto"/>
        <w:ind w:left="851"/>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I know someone who, thanks to </w:t>
      </w:r>
      <w:proofErr w:type="spellStart"/>
      <w:r w:rsidRPr="00DB2894">
        <w:rPr>
          <w:rFonts w:ascii="Times New Roman" w:eastAsia="Calibri" w:hAnsi="Times New Roman" w:cs="Times New Roman"/>
          <w:color w:val="00B050"/>
          <w:kern w:val="2"/>
          <w:sz w:val="24"/>
          <w:szCs w:val="24"/>
          <w:lang w:val="en-US" w:eastAsia="en-US"/>
          <w14:ligatures w14:val="standardContextual"/>
        </w:rPr>
        <w:t>microdosing</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was free from a harsh depression (…) The first effects appeared after the first dose, the treatment lasted 3 months, and its effects have lasted for several years. I </w:t>
      </w:r>
      <w:proofErr w:type="spellStart"/>
      <w:r w:rsidRPr="00DB2894">
        <w:rPr>
          <w:rFonts w:ascii="Times New Roman" w:eastAsia="Calibri" w:hAnsi="Times New Roman" w:cs="Times New Roman"/>
          <w:color w:val="00B050"/>
          <w:kern w:val="2"/>
          <w:sz w:val="24"/>
          <w:szCs w:val="24"/>
          <w:lang w:val="en-US" w:eastAsia="en-US"/>
          <w14:ligatures w14:val="standardContextual"/>
        </w:rPr>
        <w:t>microdosed</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it myself for 2 months as an experiment, it ideally improves concentration.</w:t>
      </w:r>
      <w:r w:rsidRPr="00DB2894">
        <w:rPr>
          <w:rFonts w:ascii="Times New Roman" w:eastAsia="Calibri" w:hAnsi="Times New Roman" w:cs="Times New Roman"/>
          <w:color w:val="00B050"/>
          <w:kern w:val="2"/>
          <w:sz w:val="24"/>
          <w:szCs w:val="24"/>
          <w:vertAlign w:val="superscript"/>
          <w:lang w:val="en-US" w:eastAsia="en-US"/>
          <w14:ligatures w14:val="standardContextual"/>
        </w:rPr>
        <w:footnoteReference w:id="11"/>
      </w:r>
    </w:p>
    <w:p w14:paraId="4598CCD4"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p>
    <w:p w14:paraId="11F6BC5B" w14:textId="77777777" w:rsidR="00DB2894" w:rsidRPr="00DB2894" w:rsidRDefault="00DB2894" w:rsidP="00DB2894">
      <w:pPr>
        <w:autoSpaceDE w:val="0"/>
        <w:autoSpaceDN w:val="0"/>
        <w:adjustRightInd w:val="0"/>
        <w:spacing w:line="240" w:lineRule="auto"/>
        <w:rPr>
          <w:rFonts w:ascii="Times New Roman" w:eastAsia="Calibri" w:hAnsi="Times New Roman" w:cs="Times New Roman"/>
          <w:color w:val="00B050"/>
          <w:kern w:val="2"/>
          <w:sz w:val="24"/>
          <w:szCs w:val="24"/>
          <w:lang w:val="en-US" w:eastAsia="en-US"/>
          <w14:ligatures w14:val="standardContextual"/>
        </w:rPr>
      </w:pPr>
      <w:r w:rsidRPr="00DB2894">
        <w:rPr>
          <w:rFonts w:ascii="Times New Roman" w:eastAsia="Calibri" w:hAnsi="Times New Roman" w:cs="Times New Roman"/>
          <w:color w:val="00B050"/>
          <w:kern w:val="2"/>
          <w:sz w:val="24"/>
          <w:szCs w:val="24"/>
          <w:lang w:val="en-US" w:eastAsia="en-US"/>
          <w14:ligatures w14:val="standardContextual"/>
        </w:rPr>
        <w:t xml:space="preserve">This role of vendors as specialists, physicians, and psychologists is another example of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Cebulka’s</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communal layer. For some vendors, selling has a deeper meaning and is not only transactional. Apart from taking care of all the previously mentioned transactional elements of selling, they showcase </w:t>
      </w:r>
      <w:proofErr w:type="gramStart"/>
      <w:r w:rsidRPr="00DB2894">
        <w:rPr>
          <w:rFonts w:ascii="Times New Roman" w:eastAsia="Calibri" w:hAnsi="Times New Roman" w:cs="Times New Roman"/>
          <w:color w:val="00B050"/>
          <w:kern w:val="2"/>
          <w:sz w:val="24"/>
          <w:szCs w:val="24"/>
          <w:lang w:val="en-US" w:eastAsia="en-US"/>
          <w14:ligatures w14:val="standardContextual"/>
        </w:rPr>
        <w:t>particular views</w:t>
      </w:r>
      <w:proofErr w:type="gramEnd"/>
      <w:r w:rsidRPr="00DB2894">
        <w:rPr>
          <w:rFonts w:ascii="Times New Roman" w:eastAsia="Calibri" w:hAnsi="Times New Roman" w:cs="Times New Roman"/>
          <w:color w:val="00B050"/>
          <w:kern w:val="2"/>
          <w:sz w:val="24"/>
          <w:szCs w:val="24"/>
          <w:lang w:val="en-US" w:eastAsia="en-US"/>
          <w14:ligatures w14:val="standardContextual"/>
        </w:rPr>
        <w:t xml:space="preserve"> on drugs and convince buyers to share them. The vendors may succeed or not, as the users may agree or disagree, but nevertheless, the interactions and discussions add to a shared communal aspect of </w:t>
      </w:r>
      <w:proofErr w:type="spellStart"/>
      <w:r w:rsidRPr="00DB2894">
        <w:rPr>
          <w:rFonts w:ascii="Times New Roman" w:eastAsia="Calibri" w:hAnsi="Times New Roman" w:cs="Times New Roman"/>
          <w:color w:val="00B050"/>
          <w:kern w:val="2"/>
          <w:sz w:val="24"/>
          <w:szCs w:val="24"/>
          <w:lang w:val="en-US" w:eastAsia="en-US"/>
          <w14:ligatures w14:val="standardContextual"/>
        </w:rPr>
        <w:t>Cebulka</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w:t>
      </w:r>
    </w:p>
    <w:p w14:paraId="5A18DF7B" w14:textId="77777777" w:rsidR="00DB2894" w:rsidRDefault="00DB2894" w:rsidP="00256DC8">
      <w:pPr>
        <w:spacing w:line="240" w:lineRule="auto"/>
        <w:rPr>
          <w:rFonts w:ascii="Times New Roman" w:eastAsia="Times New Roman" w:hAnsi="Times New Roman" w:cs="Times New Roman"/>
          <w:sz w:val="24"/>
          <w:szCs w:val="24"/>
        </w:rPr>
      </w:pPr>
    </w:p>
    <w:p w14:paraId="1600C44D" w14:textId="77777777" w:rsidR="00DF50FE" w:rsidRDefault="00DF50FE" w:rsidP="00256DC8">
      <w:pPr>
        <w:spacing w:line="240" w:lineRule="auto"/>
        <w:rPr>
          <w:rFonts w:ascii="Times New Roman" w:eastAsia="Times New Roman" w:hAnsi="Times New Roman" w:cs="Times New Roman"/>
          <w:sz w:val="24"/>
          <w:szCs w:val="24"/>
        </w:rPr>
      </w:pPr>
    </w:p>
    <w:p w14:paraId="48335621" w14:textId="424B2E31" w:rsidR="00256DC8" w:rsidRDefault="00256DC8" w:rsidP="00256DC8">
      <w:pPr>
        <w:spacing w:line="240" w:lineRule="auto"/>
        <w:rPr>
          <w:rFonts w:ascii="Times New Roman" w:eastAsia="Times New Roman" w:hAnsi="Times New Roman" w:cs="Times New Roman"/>
          <w:b/>
          <w:sz w:val="24"/>
          <w:szCs w:val="24"/>
        </w:rPr>
      </w:pPr>
      <w:commentRangeStart w:id="234"/>
      <w:r>
        <w:rPr>
          <w:rFonts w:ascii="Times New Roman" w:eastAsia="Times New Roman" w:hAnsi="Times New Roman" w:cs="Times New Roman"/>
          <w:b/>
          <w:sz w:val="24"/>
          <w:szCs w:val="24"/>
        </w:rPr>
        <w:t>Discussion</w:t>
      </w:r>
      <w:commentRangeEnd w:id="234"/>
      <w:r w:rsidR="00410B87">
        <w:rPr>
          <w:rStyle w:val="CommentReference"/>
        </w:rPr>
        <w:commentReference w:id="234"/>
      </w:r>
    </w:p>
    <w:p w14:paraId="747C1E5B"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8A57840" w14:textId="77777777" w:rsidR="00256DC8" w:rsidRDefault="00256DC8" w:rsidP="00256D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research clearly shows that sharing fact-based information and focusing on trading is the most important thing on sites specializing in the drug trade of the dark web. Cultural talk about issues and experiences related to use and drugs in general has moved to other forums.</w:t>
      </w:r>
    </w:p>
    <w:p w14:paraId="5F031E5E" w14:textId="77777777" w:rsidR="00256DC8" w:rsidRDefault="00256DC8" w:rsidP="00256DC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E9196A" w14:textId="571C3AC5" w:rsidR="00256DC8" w:rsidRPr="004E3F7D" w:rsidRDefault="00256DC8" w:rsidP="004E3F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comparison made in this study only applies to dark web sites in the compared countries. It must be remembered that depending on the drug culture, in some countries drug dealing on clear web services such as Snapchat and Reddit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relatively common (see </w:t>
      </w:r>
      <w:proofErr w:type="spellStart"/>
      <w:r>
        <w:rPr>
          <w:rFonts w:ascii="Times New Roman" w:eastAsia="Times New Roman" w:hAnsi="Times New Roman" w:cs="Times New Roman"/>
          <w:sz w:val="24"/>
          <w:szCs w:val="24"/>
        </w:rPr>
        <w:t>Demant</w:t>
      </w:r>
      <w:proofErr w:type="spellEnd"/>
      <w:r>
        <w:rPr>
          <w:rFonts w:ascii="Times New Roman" w:eastAsia="Times New Roman" w:hAnsi="Times New Roman" w:cs="Times New Roman"/>
          <w:sz w:val="24"/>
          <w:szCs w:val="24"/>
        </w:rPr>
        <w:t>, 2022) unlike in Finland and Poland.</w:t>
      </w:r>
    </w:p>
    <w:p w14:paraId="12DB5850" w14:textId="77777777" w:rsidR="00256DC8" w:rsidRDefault="00256DC8" w:rsidP="00256DC8">
      <w:pPr>
        <w:rPr>
          <w:rFonts w:ascii="Times New Roman" w:eastAsia="Times New Roman" w:hAnsi="Times New Roman" w:cs="Times New Roman"/>
          <w:b/>
          <w:bCs/>
          <w:sz w:val="24"/>
          <w:szCs w:val="24"/>
        </w:rPr>
      </w:pPr>
    </w:p>
    <w:p w14:paraId="1479D32C" w14:textId="1180BCE5" w:rsidR="00332A2B" w:rsidRPr="00256DC8" w:rsidRDefault="00256DC8" w:rsidP="00256DC8">
      <w:pPr>
        <w:rPr>
          <w:rFonts w:ascii="Times New Roman" w:eastAsia="Times New Roman" w:hAnsi="Times New Roman" w:cs="Times New Roman"/>
          <w:b/>
          <w:bCs/>
          <w:sz w:val="24"/>
          <w:szCs w:val="24"/>
        </w:rPr>
      </w:pPr>
      <w:r w:rsidRPr="00256DC8">
        <w:rPr>
          <w:rFonts w:ascii="Times New Roman" w:eastAsia="Times New Roman" w:hAnsi="Times New Roman" w:cs="Times New Roman"/>
          <w:b/>
          <w:bCs/>
          <w:sz w:val="24"/>
          <w:szCs w:val="24"/>
        </w:rPr>
        <w:t>Conclusions</w:t>
      </w:r>
    </w:p>
    <w:p w14:paraId="20A6F3D0" w14:textId="77777777" w:rsidR="00332A2B" w:rsidRDefault="00332A2B" w:rsidP="003A14CF">
      <w:pPr>
        <w:rPr>
          <w:rFonts w:ascii="Times New Roman" w:eastAsia="Times New Roman" w:hAnsi="Times New Roman" w:cs="Times New Roman"/>
          <w:sz w:val="24"/>
          <w:szCs w:val="24"/>
        </w:rPr>
      </w:pPr>
    </w:p>
    <w:p w14:paraId="3FE42836" w14:textId="48648CDE"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different cultures and established measures for this.</w:t>
      </w:r>
    </w:p>
    <w:p w14:paraId="2EE77B8E" w14:textId="77777777" w:rsidR="00332A2B" w:rsidRDefault="00332A2B" w:rsidP="003A14CF">
      <w:pPr>
        <w:rPr>
          <w:rFonts w:ascii="Times New Roman" w:eastAsia="Times New Roman" w:hAnsi="Times New Roman" w:cs="Times New Roman"/>
          <w:sz w:val="24"/>
          <w:szCs w:val="24"/>
        </w:rPr>
      </w:pPr>
    </w:p>
    <w:p w14:paraId="017BCB8F" w14:textId="581B9534" w:rsidR="00332A2B" w:rsidRPr="00256DC8" w:rsidRDefault="00000000" w:rsidP="00256DC8">
      <w:pPr>
        <w:rPr>
          <w:rFonts w:ascii="Times New Roman" w:eastAsia="Times New Roman" w:hAnsi="Times New Roman" w:cs="Times New Roman"/>
          <w:b/>
          <w:bCs/>
          <w:sz w:val="24"/>
          <w:szCs w:val="24"/>
        </w:rPr>
      </w:pPr>
      <w:r w:rsidRPr="00256DC8">
        <w:rPr>
          <w:rFonts w:ascii="Times New Roman" w:eastAsia="Times New Roman" w:hAnsi="Times New Roman" w:cs="Times New Roman"/>
          <w:b/>
          <w:bCs/>
          <w:sz w:val="24"/>
          <w:szCs w:val="24"/>
        </w:rPr>
        <w:t>A</w:t>
      </w:r>
      <w:r w:rsidR="00256DC8" w:rsidRPr="00256DC8">
        <w:rPr>
          <w:rFonts w:ascii="Times New Roman" w:eastAsia="Times New Roman" w:hAnsi="Times New Roman" w:cs="Times New Roman"/>
          <w:b/>
          <w:bCs/>
          <w:sz w:val="24"/>
          <w:szCs w:val="24"/>
        </w:rPr>
        <w:t>cknowledgements</w:t>
      </w:r>
      <w:r w:rsidRPr="00256DC8">
        <w:rPr>
          <w:rFonts w:ascii="Times New Roman" w:eastAsia="Times New Roman" w:hAnsi="Times New Roman" w:cs="Times New Roman"/>
          <w:b/>
          <w:bCs/>
          <w:sz w:val="24"/>
          <w:szCs w:val="24"/>
        </w:rPr>
        <w:t xml:space="preserve"> </w:t>
      </w:r>
    </w:p>
    <w:p w14:paraId="053CDFAE" w14:textId="77777777" w:rsidR="00332A2B" w:rsidRDefault="00332A2B" w:rsidP="003A14CF">
      <w:pPr>
        <w:rPr>
          <w:rFonts w:ascii="Times New Roman" w:eastAsia="Times New Roman" w:hAnsi="Times New Roman" w:cs="Times New Roman"/>
          <w:sz w:val="24"/>
          <w:szCs w:val="24"/>
        </w:rPr>
      </w:pPr>
    </w:p>
    <w:p w14:paraId="0B5DC891" w14:textId="4FB8C913" w:rsidR="00332A2B" w:rsidRDefault="00000000" w:rsidP="003A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the individuals who performed each task of the study. Acknowledge the</w:t>
      </w:r>
      <w:r w:rsidR="00256D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institution that funded the study. </w:t>
      </w:r>
    </w:p>
    <w:p w14:paraId="27E4240C" w14:textId="77777777" w:rsidR="00332A2B" w:rsidRDefault="00332A2B" w:rsidP="003A14CF">
      <w:pPr>
        <w:rPr>
          <w:rFonts w:ascii="Times New Roman" w:eastAsia="Times New Roman" w:hAnsi="Times New Roman" w:cs="Times New Roman"/>
          <w:sz w:val="24"/>
          <w:szCs w:val="24"/>
        </w:rPr>
      </w:pPr>
    </w:p>
    <w:p w14:paraId="7647B1DC" w14:textId="76237DFE" w:rsidR="00332A2B" w:rsidRPr="004E3F7D" w:rsidRDefault="00000000" w:rsidP="00256DC8">
      <w:pPr>
        <w:rPr>
          <w:rFonts w:ascii="Times New Roman" w:eastAsia="Times New Roman" w:hAnsi="Times New Roman" w:cs="Times New Roman"/>
          <w:b/>
          <w:bCs/>
          <w:sz w:val="24"/>
          <w:szCs w:val="24"/>
        </w:rPr>
      </w:pPr>
      <w:commentRangeStart w:id="235"/>
      <w:r w:rsidRPr="004E3F7D">
        <w:rPr>
          <w:rFonts w:ascii="Times New Roman" w:eastAsia="Times New Roman" w:hAnsi="Times New Roman" w:cs="Times New Roman"/>
          <w:b/>
          <w:bCs/>
          <w:sz w:val="24"/>
          <w:szCs w:val="24"/>
        </w:rPr>
        <w:t>R</w:t>
      </w:r>
      <w:r w:rsidR="00256DC8" w:rsidRPr="004E3F7D">
        <w:rPr>
          <w:rFonts w:ascii="Times New Roman" w:eastAsia="Times New Roman" w:hAnsi="Times New Roman" w:cs="Times New Roman"/>
          <w:b/>
          <w:bCs/>
          <w:sz w:val="24"/>
          <w:szCs w:val="24"/>
        </w:rPr>
        <w:t>eferences</w:t>
      </w:r>
      <w:commentRangeEnd w:id="235"/>
      <w:r w:rsidR="004E3F7D">
        <w:rPr>
          <w:rStyle w:val="CommentReference"/>
        </w:rPr>
        <w:commentReference w:id="235"/>
      </w:r>
    </w:p>
    <w:p w14:paraId="377F3E9B" w14:textId="77777777" w:rsidR="00332A2B" w:rsidRDefault="00332A2B" w:rsidP="003A14CF">
      <w:pPr>
        <w:rPr>
          <w:rFonts w:ascii="Times New Roman" w:eastAsia="Times New Roman" w:hAnsi="Times New Roman" w:cs="Times New Roman"/>
          <w:sz w:val="24"/>
          <w:szCs w:val="24"/>
        </w:rPr>
      </w:pPr>
    </w:p>
    <w:p w14:paraId="2791998D" w14:textId="77777777" w:rsidR="00332A2B" w:rsidRDefault="00000000" w:rsidP="003A14C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proofErr w:type="spellStart"/>
      <w:r>
        <w:rPr>
          <w:rFonts w:ascii="Times New Roman" w:eastAsia="Times New Roman" w:hAnsi="Times New Roman" w:cs="Times New Roman"/>
          <w:sz w:val="20"/>
          <w:szCs w:val="20"/>
        </w:rPr>
        <w:t>Tsatti</w:t>
      </w:r>
      <w:proofErr w:type="spellEnd"/>
      <w:r>
        <w:rPr>
          <w:rFonts w:ascii="Times New Roman" w:eastAsia="Times New Roman" w:hAnsi="Times New Roman" w:cs="Times New Roman"/>
          <w:sz w:val="20"/>
          <w:szCs w:val="20"/>
        </w:rPr>
        <w:t xml:space="preserve"> - Finnish discussions on Tor, Online 2023, http://tsattickdplsh2i2xqzlybvreiuppgoqsicmzkrotuudnk7h665ukgid.onion/</w:t>
      </w:r>
    </w:p>
    <w:p w14:paraId="17BC7684" w14:textId="77777777" w:rsidR="00332A2B" w:rsidRDefault="00000000" w:rsidP="003A14C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proofErr w:type="spellStart"/>
      <w:r>
        <w:rPr>
          <w:rFonts w:ascii="Times New Roman" w:eastAsia="Times New Roman" w:hAnsi="Times New Roman" w:cs="Times New Roman"/>
          <w:sz w:val="20"/>
          <w:szCs w:val="20"/>
        </w:rPr>
        <w:t>Cebulka</w:t>
      </w:r>
      <w:proofErr w:type="spellEnd"/>
      <w:r>
        <w:rPr>
          <w:rFonts w:ascii="Times New Roman" w:eastAsia="Times New Roman" w:hAnsi="Times New Roman" w:cs="Times New Roman"/>
          <w:sz w:val="20"/>
          <w:szCs w:val="20"/>
        </w:rPr>
        <w:t>, Online 2023, http://cebulka7uxchnbpvmqapg5pfos4ngaxglsktzvha7a5rigndghvadeyd.onion/</w:t>
      </w:r>
    </w:p>
    <w:p w14:paraId="3A759A6C" w14:textId="7EEAE605" w:rsidR="00332A2B" w:rsidRPr="004E3F7D" w:rsidRDefault="00000000" w:rsidP="004E3F7D">
      <w:pPr>
        <w:rPr>
          <w:rFonts w:ascii="Times New Roman" w:eastAsia="Times New Roman" w:hAnsi="Times New Roman" w:cs="Times New Roman"/>
          <w:sz w:val="20"/>
          <w:szCs w:val="20"/>
        </w:rPr>
      </w:pPr>
      <w:r>
        <w:rPr>
          <w:rFonts w:ascii="Times New Roman" w:eastAsia="Times New Roman" w:hAnsi="Times New Roman" w:cs="Times New Roman"/>
          <w:sz w:val="20"/>
          <w:szCs w:val="20"/>
        </w:rPr>
        <w:t>[3] Nemesis Market, 2023, http://nemesis555nchzn2dogee6mlc7xxgeeshqirmh3yzn4lo5cnd4s5a4yd.onion/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33916BA" w14:textId="2589AA69" w:rsidR="00332A2B" w:rsidRDefault="00000000" w:rsidP="003A14CF">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Demant</w:t>
      </w:r>
      <w:proofErr w:type="spellEnd"/>
      <w:r>
        <w:rPr>
          <w:rFonts w:ascii="Times New Roman" w:eastAsia="Times New Roman" w:hAnsi="Times New Roman" w:cs="Times New Roman"/>
          <w:sz w:val="24"/>
          <w:szCs w:val="24"/>
        </w:rPr>
        <w:t>, J. (2022). An analysis of drug dealing via social media. EMCDDA, Demant_DrugsSocialMedia_2022.pdf</w:t>
      </w:r>
    </w:p>
    <w:p w14:paraId="2029CF63" w14:textId="77777777" w:rsidR="00332A2B" w:rsidRDefault="00000000" w:rsidP="003A14CF">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Haasio</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Harviainen</w:t>
      </w:r>
      <w:proofErr w:type="spellEnd"/>
      <w:r>
        <w:rPr>
          <w:rFonts w:ascii="Times New Roman" w:eastAsia="Times New Roman" w:hAnsi="Times New Roman" w:cs="Times New Roman"/>
          <w:sz w:val="24"/>
          <w:szCs w:val="24"/>
        </w:rPr>
        <w:t xml:space="preserve">, J.T., &amp; </w:t>
      </w:r>
      <w:proofErr w:type="spellStart"/>
      <w:r>
        <w:rPr>
          <w:rFonts w:ascii="Times New Roman" w:eastAsia="Times New Roman" w:hAnsi="Times New Roman" w:cs="Times New Roman"/>
          <w:sz w:val="24"/>
          <w:szCs w:val="24"/>
        </w:rPr>
        <w:t>Hämäläinen</w:t>
      </w:r>
      <w:proofErr w:type="spellEnd"/>
      <w:r>
        <w:rPr>
          <w:rFonts w:ascii="Times New Roman" w:eastAsia="Times New Roman" w:hAnsi="Times New Roman" w:cs="Times New Roman"/>
          <w:sz w:val="24"/>
          <w:szCs w:val="24"/>
        </w:rPr>
        <w:t xml:space="preserve">, L. (2022). 'Biodynamically cultivated hash, confidentially': information sharing on the dark web. In Proceedings of ISIC: the information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conference, Berlin, Germany, 26-29 </w:t>
      </w:r>
      <w:proofErr w:type="gramStart"/>
      <w:r>
        <w:rPr>
          <w:rFonts w:ascii="Times New Roman" w:eastAsia="Times New Roman" w:hAnsi="Times New Roman" w:cs="Times New Roman"/>
          <w:sz w:val="24"/>
          <w:szCs w:val="24"/>
        </w:rPr>
        <w:t>September,</w:t>
      </w:r>
      <w:proofErr w:type="gramEnd"/>
      <w:r>
        <w:rPr>
          <w:rFonts w:ascii="Times New Roman" w:eastAsia="Times New Roman" w:hAnsi="Times New Roman" w:cs="Times New Roman"/>
          <w:sz w:val="24"/>
          <w:szCs w:val="24"/>
        </w:rPr>
        <w:t xml:space="preserve"> 2022. Information Research, 27(Special issue), isic2241. Retrieved from http://InformationR.net/ir/isic22/isic2241.html (Archived by the Internet Archive at ...) https://doi.org /10.47989/</w:t>
      </w:r>
      <w:proofErr w:type="gramStart"/>
      <w:r>
        <w:rPr>
          <w:rFonts w:ascii="Times New Roman" w:eastAsia="Times New Roman" w:hAnsi="Times New Roman" w:cs="Times New Roman"/>
          <w:sz w:val="24"/>
          <w:szCs w:val="24"/>
        </w:rPr>
        <w:t>irisic2241</w:t>
      </w:r>
      <w:proofErr w:type="gramEnd"/>
    </w:p>
    <w:p w14:paraId="7F05DF6E"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37199C" w14:textId="5627F30F" w:rsidR="00332A2B" w:rsidRDefault="00000000" w:rsidP="003A14CF">
      <w:pPr>
        <w:spacing w:before="240" w:line="360" w:lineRule="auto"/>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Haasio</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Harviainen</w:t>
      </w:r>
      <w:proofErr w:type="spellEnd"/>
      <w:r>
        <w:rPr>
          <w:rFonts w:ascii="Times New Roman" w:eastAsia="Times New Roman" w:hAnsi="Times New Roman" w:cs="Times New Roman"/>
          <w:color w:val="222222"/>
          <w:sz w:val="24"/>
          <w:szCs w:val="24"/>
          <w:highlight w:val="white"/>
        </w:rPr>
        <w:t xml:space="preserve">, J. T., &amp; Savolainen, R. (2020). Information needs of drug users on a local dark Web marketplace. </w:t>
      </w:r>
      <w:r>
        <w:rPr>
          <w:rFonts w:ascii="Times New Roman" w:eastAsia="Times New Roman" w:hAnsi="Times New Roman" w:cs="Times New Roman"/>
          <w:i/>
          <w:color w:val="222222"/>
          <w:sz w:val="24"/>
          <w:szCs w:val="24"/>
          <w:highlight w:val="white"/>
        </w:rPr>
        <w:t>Information Processing &amp; Management</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57</w:t>
      </w:r>
      <w:r>
        <w:rPr>
          <w:rFonts w:ascii="Times New Roman" w:eastAsia="Times New Roman" w:hAnsi="Times New Roman" w:cs="Times New Roman"/>
          <w:color w:val="222222"/>
          <w:sz w:val="24"/>
          <w:szCs w:val="24"/>
          <w:highlight w:val="white"/>
        </w:rPr>
        <w:t>(2), 102080.</w:t>
      </w:r>
    </w:p>
    <w:p w14:paraId="0723E92B" w14:textId="219C2F21" w:rsidR="00332A2B" w:rsidRDefault="00000000" w:rsidP="003A14CF">
      <w:pPr>
        <w:spacing w:before="240" w:line="360" w:lineRule="auto"/>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Hakalahti</w:t>
      </w:r>
      <w:proofErr w:type="spellEnd"/>
      <w:r>
        <w:rPr>
          <w:rFonts w:ascii="Times New Roman" w:eastAsia="Times New Roman" w:hAnsi="Times New Roman" w:cs="Times New Roman"/>
          <w:color w:val="222222"/>
          <w:sz w:val="24"/>
          <w:szCs w:val="24"/>
          <w:highlight w:val="white"/>
        </w:rPr>
        <w:t xml:space="preserve">, M., &amp; </w:t>
      </w:r>
      <w:proofErr w:type="spellStart"/>
      <w:r>
        <w:rPr>
          <w:rFonts w:ascii="Times New Roman" w:eastAsia="Times New Roman" w:hAnsi="Times New Roman" w:cs="Times New Roman"/>
          <w:color w:val="222222"/>
          <w:sz w:val="24"/>
          <w:szCs w:val="24"/>
          <w:highlight w:val="white"/>
        </w:rPr>
        <w:t>Harviainen</w:t>
      </w:r>
      <w:proofErr w:type="spellEnd"/>
      <w:r>
        <w:rPr>
          <w:rFonts w:ascii="Times New Roman" w:eastAsia="Times New Roman" w:hAnsi="Times New Roman" w:cs="Times New Roman"/>
          <w:color w:val="222222"/>
          <w:sz w:val="24"/>
          <w:szCs w:val="24"/>
          <w:highlight w:val="white"/>
        </w:rPr>
        <w:t xml:space="preserve">, J. T. (2021). Sharing identity information on Dark Web drug boards. </w:t>
      </w:r>
      <w:r>
        <w:rPr>
          <w:rFonts w:ascii="Times New Roman" w:eastAsia="Times New Roman" w:hAnsi="Times New Roman" w:cs="Times New Roman"/>
          <w:i/>
          <w:color w:val="222222"/>
          <w:sz w:val="24"/>
          <w:szCs w:val="24"/>
          <w:highlight w:val="white"/>
        </w:rPr>
        <w:t xml:space="preserve">New Trends and Challenges in Information Science and Information Seeking </w:t>
      </w:r>
      <w:proofErr w:type="spellStart"/>
      <w:r>
        <w:rPr>
          <w:rFonts w:ascii="Times New Roman" w:eastAsia="Times New Roman" w:hAnsi="Times New Roman" w:cs="Times New Roman"/>
          <w:i/>
          <w:color w:val="222222"/>
          <w:sz w:val="24"/>
          <w:szCs w:val="24"/>
          <w:highlight w:val="white"/>
        </w:rPr>
        <w:t>Behaviour</w:t>
      </w:r>
      <w:proofErr w:type="spellEnd"/>
      <w:r>
        <w:rPr>
          <w:rFonts w:ascii="Times New Roman" w:eastAsia="Times New Roman" w:hAnsi="Times New Roman" w:cs="Times New Roman"/>
          <w:color w:val="222222"/>
          <w:sz w:val="24"/>
          <w:szCs w:val="24"/>
          <w:highlight w:val="white"/>
        </w:rPr>
        <w:t>, 49-58.</w:t>
      </w:r>
    </w:p>
    <w:p w14:paraId="07B4C335" w14:textId="77777777" w:rsidR="00332A2B" w:rsidRDefault="00000000" w:rsidP="003A14CF">
      <w:pPr>
        <w:spacing w:before="240" w:line="360" w:lineRule="auto"/>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Harviainen</w:t>
      </w:r>
      <w:proofErr w:type="spellEnd"/>
      <w:r>
        <w:rPr>
          <w:rFonts w:ascii="Times New Roman" w:eastAsia="Times New Roman" w:hAnsi="Times New Roman" w:cs="Times New Roman"/>
          <w:color w:val="222222"/>
          <w:sz w:val="24"/>
          <w:szCs w:val="24"/>
          <w:highlight w:val="white"/>
        </w:rPr>
        <w:t xml:space="preserve">, J. T., </w:t>
      </w:r>
      <w:proofErr w:type="spellStart"/>
      <w:r>
        <w:rPr>
          <w:rFonts w:ascii="Times New Roman" w:eastAsia="Times New Roman" w:hAnsi="Times New Roman" w:cs="Times New Roman"/>
          <w:color w:val="222222"/>
          <w:sz w:val="24"/>
          <w:szCs w:val="24"/>
          <w:highlight w:val="white"/>
        </w:rPr>
        <w:t>Haasio</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Ruokolainen</w:t>
      </w:r>
      <w:proofErr w:type="spellEnd"/>
      <w:r>
        <w:rPr>
          <w:rFonts w:ascii="Times New Roman" w:eastAsia="Times New Roman" w:hAnsi="Times New Roman" w:cs="Times New Roman"/>
          <w:color w:val="222222"/>
          <w:sz w:val="24"/>
          <w:szCs w:val="24"/>
          <w:highlight w:val="white"/>
        </w:rPr>
        <w:t xml:space="preserve">, T., Hassan, L., </w:t>
      </w:r>
      <w:proofErr w:type="spellStart"/>
      <w:r>
        <w:rPr>
          <w:rFonts w:ascii="Times New Roman" w:eastAsia="Times New Roman" w:hAnsi="Times New Roman" w:cs="Times New Roman"/>
          <w:color w:val="222222"/>
          <w:sz w:val="24"/>
          <w:szCs w:val="24"/>
          <w:highlight w:val="white"/>
        </w:rPr>
        <w:t>Siuda</w:t>
      </w:r>
      <w:proofErr w:type="spellEnd"/>
      <w:r>
        <w:rPr>
          <w:rFonts w:ascii="Times New Roman" w:eastAsia="Times New Roman" w:hAnsi="Times New Roman" w:cs="Times New Roman"/>
          <w:color w:val="222222"/>
          <w:sz w:val="24"/>
          <w:szCs w:val="24"/>
          <w:highlight w:val="white"/>
        </w:rPr>
        <w:t xml:space="preserve">, P., &amp; </w:t>
      </w:r>
      <w:proofErr w:type="spellStart"/>
      <w:r>
        <w:rPr>
          <w:rFonts w:ascii="Times New Roman" w:eastAsia="Times New Roman" w:hAnsi="Times New Roman" w:cs="Times New Roman"/>
          <w:color w:val="222222"/>
          <w:sz w:val="24"/>
          <w:szCs w:val="24"/>
          <w:highlight w:val="white"/>
        </w:rPr>
        <w:t>Hamari</w:t>
      </w:r>
      <w:proofErr w:type="spellEnd"/>
      <w:r>
        <w:rPr>
          <w:rFonts w:ascii="Times New Roman" w:eastAsia="Times New Roman" w:hAnsi="Times New Roman" w:cs="Times New Roman"/>
          <w:color w:val="222222"/>
          <w:sz w:val="24"/>
          <w:szCs w:val="24"/>
          <w:highlight w:val="white"/>
        </w:rPr>
        <w:t>, J. (2021). Information protection in dark web drug markets research.</w:t>
      </w:r>
    </w:p>
    <w:p w14:paraId="4110E9EF" w14:textId="77777777" w:rsidR="00DB2894" w:rsidRDefault="00DB2894" w:rsidP="00DB2894">
      <w:pPr>
        <w:autoSpaceDE w:val="0"/>
        <w:autoSpaceDN w:val="0"/>
        <w:adjustRightInd w:val="0"/>
        <w:spacing w:line="480" w:lineRule="auto"/>
        <w:rPr>
          <w:rFonts w:ascii="Times New Roman" w:eastAsia="Times New Roman" w:hAnsi="Times New Roman" w:cs="Times New Roman"/>
          <w:color w:val="222222"/>
          <w:sz w:val="24"/>
          <w:szCs w:val="24"/>
        </w:rPr>
      </w:pPr>
    </w:p>
    <w:p w14:paraId="4857319F" w14:textId="54D9C2BF" w:rsidR="00DB2894" w:rsidRPr="00DB2894" w:rsidRDefault="00DB2894" w:rsidP="00DB2894">
      <w:pPr>
        <w:autoSpaceDE w:val="0"/>
        <w:autoSpaceDN w:val="0"/>
        <w:adjustRightInd w:val="0"/>
        <w:spacing w:line="480" w:lineRule="auto"/>
        <w:rPr>
          <w:rFonts w:ascii="Times New Roman" w:eastAsia="Calibri" w:hAnsi="Times New Roman" w:cs="Times New Roman"/>
          <w:color w:val="00B050"/>
          <w:kern w:val="2"/>
          <w:sz w:val="24"/>
          <w:szCs w:val="24"/>
          <w:lang w:val="en-US" w:eastAsia="en-US"/>
          <w14:ligatures w14:val="standardContextual"/>
        </w:rPr>
      </w:pPr>
      <w:proofErr w:type="spellStart"/>
      <w:r w:rsidRPr="00DB2894">
        <w:rPr>
          <w:rFonts w:ascii="Times New Roman" w:eastAsia="Calibri" w:hAnsi="Times New Roman" w:cs="Times New Roman"/>
          <w:color w:val="00B050"/>
          <w:kern w:val="2"/>
          <w:sz w:val="24"/>
          <w:szCs w:val="24"/>
          <w:lang w:val="en-US" w:eastAsia="en-US"/>
          <w14:ligatures w14:val="standardContextual"/>
        </w:rPr>
        <w:t>Kozinets</w:t>
      </w:r>
      <w:proofErr w:type="spellEnd"/>
      <w:r w:rsidRPr="00DB2894">
        <w:rPr>
          <w:rFonts w:ascii="Times New Roman" w:eastAsia="Calibri" w:hAnsi="Times New Roman" w:cs="Times New Roman"/>
          <w:color w:val="00B050"/>
          <w:kern w:val="2"/>
          <w:sz w:val="24"/>
          <w:szCs w:val="24"/>
          <w:lang w:val="en-US" w:eastAsia="en-US"/>
          <w14:ligatures w14:val="standardContextual"/>
        </w:rPr>
        <w:t xml:space="preserve">, R. V. (2009). </w:t>
      </w:r>
      <w:proofErr w:type="spellStart"/>
      <w:r w:rsidRPr="00DB2894">
        <w:rPr>
          <w:rFonts w:ascii="Times New Roman" w:eastAsia="Calibri" w:hAnsi="Times New Roman" w:cs="Times New Roman"/>
          <w:color w:val="00B050"/>
          <w:kern w:val="2"/>
          <w:sz w:val="24"/>
          <w:szCs w:val="24"/>
          <w:lang w:val="en-US" w:eastAsia="en-US"/>
          <w14:ligatures w14:val="standardContextual"/>
        </w:rPr>
        <w:t>Netnography</w:t>
      </w:r>
      <w:proofErr w:type="spellEnd"/>
      <w:r w:rsidRPr="00DB2894">
        <w:rPr>
          <w:rFonts w:ascii="Times New Roman" w:eastAsia="Calibri" w:hAnsi="Times New Roman" w:cs="Times New Roman"/>
          <w:color w:val="00B050"/>
          <w:kern w:val="2"/>
          <w:sz w:val="24"/>
          <w:szCs w:val="24"/>
          <w:lang w:val="en-US" w:eastAsia="en-US"/>
          <w14:ligatures w14:val="standardContextual"/>
        </w:rPr>
        <w:t>: Doing Ethnographic Research Online (1 edition). SAGE Publications Ltd.</w:t>
      </w:r>
    </w:p>
    <w:p w14:paraId="01AA972A" w14:textId="77777777" w:rsidR="00DB2894" w:rsidRDefault="00DB2894" w:rsidP="003A14CF">
      <w:pPr>
        <w:spacing w:before="240" w:line="360" w:lineRule="auto"/>
        <w:rPr>
          <w:rFonts w:ascii="Times New Roman" w:eastAsia="Times New Roman" w:hAnsi="Times New Roman" w:cs="Times New Roman"/>
          <w:color w:val="222222"/>
          <w:sz w:val="24"/>
          <w:szCs w:val="24"/>
          <w:highlight w:val="white"/>
        </w:rPr>
      </w:pPr>
    </w:p>
    <w:bookmarkEnd w:id="2"/>
    <w:p w14:paraId="3CB17EA7"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4A191"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C6E36F"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E0FF629"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636D24"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5EEDCD"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D57E5C"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5D3B55" w14:textId="77777777" w:rsidR="00332A2B" w:rsidRDefault="00000000" w:rsidP="003A14CF">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BA074B" w14:textId="77777777" w:rsidR="00332A2B" w:rsidRDefault="00332A2B" w:rsidP="003A14CF">
      <w:pPr>
        <w:rPr>
          <w:rFonts w:ascii="Times New Roman" w:eastAsia="Times New Roman" w:hAnsi="Times New Roman" w:cs="Times New Roman"/>
          <w:sz w:val="24"/>
          <w:szCs w:val="24"/>
        </w:rPr>
      </w:pPr>
    </w:p>
    <w:bookmarkEnd w:id="0"/>
    <w:p w14:paraId="49B692CD" w14:textId="77777777" w:rsidR="00332A2B" w:rsidRDefault="00332A2B" w:rsidP="003A14CF">
      <w:pPr>
        <w:rPr>
          <w:rFonts w:ascii="Times New Roman" w:eastAsia="Times New Roman" w:hAnsi="Times New Roman" w:cs="Times New Roman"/>
          <w:sz w:val="24"/>
          <w:szCs w:val="24"/>
        </w:rPr>
      </w:pPr>
    </w:p>
    <w:sectPr w:rsidR="00332A2B" w:rsidSect="003A14CF">
      <w:type w:val="continuous"/>
      <w:pgSz w:w="12240" w:h="15840"/>
      <w:pgMar w:top="1418" w:right="1418" w:bottom="1418" w:left="1418" w:header="0" w:footer="720"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iotr Siuda" w:date="2023-09-18T20:51:00Z" w:initials="PS">
    <w:p w14:paraId="6E18E485" w14:textId="7A8B7B05" w:rsidR="00836149" w:rsidRDefault="00836149">
      <w:pPr>
        <w:pStyle w:val="CommentText"/>
      </w:pPr>
      <w:r>
        <w:rPr>
          <w:rStyle w:val="CommentReference"/>
        </w:rPr>
        <w:annotationRef/>
      </w:r>
      <w:r>
        <w:t>We all know the authors, but I believe we should anonymized at first.</w:t>
      </w:r>
    </w:p>
  </w:comment>
  <w:comment w:id="4" w:author="angus.bancroft@ed.ac.uk" w:date="2023-04-05T09:59:00Z" w:initials="">
    <w:p w14:paraId="67E1D16B" w14:textId="77777777" w:rsidR="00332A2B" w:rsidRDefault="00000000">
      <w:pPr>
        <w:widowControl w:val="0"/>
        <w:pBdr>
          <w:top w:val="nil"/>
          <w:left w:val="nil"/>
          <w:bottom w:val="nil"/>
          <w:right w:val="nil"/>
          <w:between w:val="nil"/>
        </w:pBdr>
        <w:spacing w:line="240" w:lineRule="auto"/>
        <w:rPr>
          <w:color w:val="000000"/>
        </w:rPr>
      </w:pPr>
      <w:r>
        <w:rPr>
          <w:color w:val="000000"/>
        </w:rPr>
        <w:t>Tor sites are onions rather than websites</w:t>
      </w:r>
    </w:p>
  </w:comment>
  <w:comment w:id="5" w:author="J. Tuomas Harviainen" w:date="2023-09-07T04:54:00Z" w:initials="">
    <w:p w14:paraId="5D2BEBE2" w14:textId="77777777" w:rsidR="00332A2B" w:rsidRDefault="00000000">
      <w:pPr>
        <w:widowControl w:val="0"/>
        <w:pBdr>
          <w:top w:val="nil"/>
          <w:left w:val="nil"/>
          <w:bottom w:val="nil"/>
          <w:right w:val="nil"/>
          <w:between w:val="nil"/>
        </w:pBdr>
        <w:spacing w:line="240" w:lineRule="auto"/>
        <w:rPr>
          <w:color w:val="000000"/>
        </w:rPr>
      </w:pPr>
      <w:r>
        <w:rPr>
          <w:color w:val="000000"/>
        </w:rPr>
        <w:t>We'll rewrite this abstract once closer to ready.</w:t>
      </w:r>
    </w:p>
  </w:comment>
  <w:comment w:id="6" w:author="Piotr Siuda" w:date="2023-09-18T20:51:00Z" w:initials="PS">
    <w:p w14:paraId="53FB778F" w14:textId="614A3CFB" w:rsidR="00836149" w:rsidRDefault="00836149">
      <w:pPr>
        <w:pStyle w:val="CommentText"/>
      </w:pPr>
      <w:r>
        <w:rPr>
          <w:rStyle w:val="CommentReference"/>
        </w:rPr>
        <w:annotationRef/>
      </w:r>
      <w:r>
        <w:t xml:space="preserve">Yest, we should depending on the final shape of the paper. </w:t>
      </w:r>
    </w:p>
  </w:comment>
  <w:comment w:id="7" w:author="Piotr Siuda" w:date="2023-09-18T20:52:00Z" w:initials="PS">
    <w:p w14:paraId="781260B1" w14:textId="449B9760" w:rsidR="00836149" w:rsidRDefault="00836149">
      <w:pPr>
        <w:pStyle w:val="CommentText"/>
      </w:pPr>
      <w:r>
        <w:rPr>
          <w:rStyle w:val="CommentReference"/>
        </w:rPr>
        <w:annotationRef/>
      </w:r>
      <w:r>
        <w:t xml:space="preserve">Let’s decide on these later. Probably the last step of </w:t>
      </w:r>
      <w:r w:rsidR="001B523F">
        <w:t>writing</w:t>
      </w:r>
      <w:r>
        <w:t xml:space="preserve">. </w:t>
      </w:r>
    </w:p>
  </w:comment>
  <w:comment w:id="8" w:author="Piotr Siuda" w:date="2023-09-18T20:54:00Z" w:initials="PS">
    <w:p w14:paraId="46B14A30" w14:textId="6D778E77" w:rsidR="00836149" w:rsidRDefault="00836149">
      <w:pPr>
        <w:pStyle w:val="CommentText"/>
      </w:pPr>
      <w:r>
        <w:rPr>
          <w:rStyle w:val="CommentReference"/>
        </w:rPr>
        <w:annotationRef/>
      </w:r>
      <w:r>
        <w:t xml:space="preserve">If the paper focuses on localized differences, then we should rewrite the Finnish part, as it compares not the markets from different countries but what was there before in Finland and what is now. I believe we should focus on now (with only some references indicating how the situation looked before in Fin). </w:t>
      </w:r>
    </w:p>
  </w:comment>
  <w:comment w:id="16" w:author="angus.bancroft@ed.ac.uk" w:date="2023-04-05T10:20:00Z" w:initials="">
    <w:p w14:paraId="79051A29" w14:textId="77777777" w:rsidR="00332A2B" w:rsidRDefault="00000000">
      <w:pPr>
        <w:widowControl w:val="0"/>
        <w:pBdr>
          <w:top w:val="nil"/>
          <w:left w:val="nil"/>
          <w:bottom w:val="nil"/>
          <w:right w:val="nil"/>
          <w:between w:val="nil"/>
        </w:pBdr>
        <w:spacing w:line="240" w:lineRule="auto"/>
        <w:rPr>
          <w:color w:val="000000"/>
        </w:rPr>
      </w:pPr>
      <w:r>
        <w:rPr>
          <w:color w:val="000000"/>
        </w:rPr>
        <w:t>Groshkova T, Cunningham A, Strupp S, et al. (2018) Black hands and onion channels: a study of drugs on non-English language darknet markets. EasyChair Preprints, EasyChair Preprints, 17 August. EasyChair. DOI: 10.29007/t6x7.</w:t>
      </w:r>
    </w:p>
    <w:p w14:paraId="53C987A9" w14:textId="77777777" w:rsidR="00332A2B" w:rsidRDefault="00000000">
      <w:pPr>
        <w:widowControl w:val="0"/>
        <w:pBdr>
          <w:top w:val="nil"/>
          <w:left w:val="nil"/>
          <w:bottom w:val="nil"/>
          <w:right w:val="nil"/>
          <w:between w:val="nil"/>
        </w:pBdr>
        <w:spacing w:line="240" w:lineRule="auto"/>
        <w:rPr>
          <w:color w:val="000000"/>
        </w:rPr>
      </w:pPr>
      <w:r>
        <w:rPr>
          <w:color w:val="000000"/>
        </w:rPr>
        <w:t>Dittus M, Wright J and Graham M (2017) Platform Criminalism: The “Last-Mile” Geography of the Darknet Market Supply Chain. In: WWW ’18: Proceedings of the 2018 World Wide Web Conference, Geneva, 28 December 2017, pp. 277–286. International World Wide Web Conferences Steering Committee. Available at: https://doi.org/10.1145/3178876.3186094.</w:t>
      </w:r>
    </w:p>
  </w:comment>
  <w:comment w:id="17" w:author="angus.bancroft@ed.ac.uk" w:date="2023-04-05T10:19:00Z" w:initials="">
    <w:p w14:paraId="75664678" w14:textId="77777777" w:rsidR="00332A2B" w:rsidRDefault="00000000">
      <w:pPr>
        <w:widowControl w:val="0"/>
        <w:pBdr>
          <w:top w:val="nil"/>
          <w:left w:val="nil"/>
          <w:bottom w:val="nil"/>
          <w:right w:val="nil"/>
          <w:between w:val="nil"/>
        </w:pBdr>
        <w:spacing w:line="240" w:lineRule="auto"/>
        <w:rPr>
          <w:color w:val="000000"/>
        </w:rPr>
      </w:pPr>
      <w:r>
        <w:rPr>
          <w:color w:val="000000"/>
        </w:rPr>
        <w:t>We should say what we mean by cultures here - seems like a combination of buying/sharing practices and understandings about consumption. There is some data which compares consumption habits using the Global Drug Survey, but it is partial, so we can say our site side approach is more complete and allows us to investigate on a granular level</w:t>
      </w:r>
    </w:p>
  </w:comment>
  <w:comment w:id="18" w:author="angus.bancroft@ed.ac.uk" w:date="2023-04-05T10:27:00Z" w:initials="">
    <w:p w14:paraId="6FAA4EE5" w14:textId="77777777" w:rsidR="00332A2B" w:rsidRDefault="00000000">
      <w:pPr>
        <w:widowControl w:val="0"/>
        <w:pBdr>
          <w:top w:val="nil"/>
          <w:left w:val="nil"/>
          <w:bottom w:val="nil"/>
          <w:right w:val="nil"/>
          <w:between w:val="nil"/>
        </w:pBdr>
        <w:spacing w:line="240" w:lineRule="auto"/>
        <w:rPr>
          <w:color w:val="000000"/>
        </w:rPr>
      </w:pPr>
      <w:r>
        <w:rPr>
          <w:color w:val="000000"/>
        </w:rPr>
        <w:t>One critical point is to be wary of assuming there are 'national' cultures rather than sets of different cultural practices some of which are cross-national, some national and some more local - as a for instance, we have some intelligence indicating that in Scotland there are very localised drug use practices emerging as a result of darknet distribution</w:t>
      </w:r>
    </w:p>
  </w:comment>
  <w:comment w:id="19" w:author="J. Tuomas Harviainen" w:date="2023-04-12T14:18:00Z" w:initials="">
    <w:p w14:paraId="73A19735" w14:textId="77777777" w:rsidR="00332A2B" w:rsidRDefault="00000000">
      <w:pPr>
        <w:widowControl w:val="0"/>
        <w:pBdr>
          <w:top w:val="nil"/>
          <w:left w:val="nil"/>
          <w:bottom w:val="nil"/>
          <w:right w:val="nil"/>
          <w:between w:val="nil"/>
        </w:pBdr>
        <w:spacing w:line="240" w:lineRule="auto"/>
        <w:rPr>
          <w:color w:val="000000"/>
        </w:rPr>
      </w:pPr>
      <w:r>
        <w:rPr>
          <w:color w:val="000000"/>
        </w:rPr>
        <w:t>This is already an interesting observation. Here, in turn, it seems that the native language is the defining thing on how far a drug culture reaches.</w:t>
      </w:r>
    </w:p>
  </w:comment>
  <w:comment w:id="20" w:author="Piotr Siuda" w:date="2023-09-24T17:55:00Z" w:initials="PS">
    <w:p w14:paraId="1EBAA547" w14:textId="77777777" w:rsidR="00DB2894" w:rsidRPr="004C55C1" w:rsidRDefault="00DB2894" w:rsidP="00DB2894">
      <w:pPr>
        <w:pStyle w:val="CommentText"/>
        <w:rPr>
          <w:lang w:val="en-US"/>
        </w:rPr>
      </w:pPr>
      <w:r>
        <w:rPr>
          <w:rStyle w:val="CommentReference"/>
        </w:rPr>
        <w:annotationRef/>
      </w:r>
      <w:r w:rsidRPr="004C55C1">
        <w:rPr>
          <w:lang w:val="en-US"/>
        </w:rPr>
        <w:t xml:space="preserve">Now… It is </w:t>
      </w:r>
      <w:r>
        <w:rPr>
          <w:lang w:val="en-US"/>
        </w:rPr>
        <w:t>extremely</w:t>
      </w:r>
      <w:r w:rsidRPr="004C55C1">
        <w:rPr>
          <w:lang w:val="en-US"/>
        </w:rPr>
        <w:t xml:space="preserve"> s</w:t>
      </w:r>
      <w:r>
        <w:rPr>
          <w:lang w:val="en-US"/>
        </w:rPr>
        <w:t xml:space="preserve">hort compared to what we have extracted from the forum, so if more information is needed, we can add it. Also, this could easily be shortened if needed. </w:t>
      </w:r>
    </w:p>
  </w:comment>
  <w:comment w:id="21" w:author="Piotr Siuda" w:date="2023-09-21T11:35:00Z" w:initials="PS">
    <w:p w14:paraId="78D08AB3" w14:textId="69180E4D" w:rsidR="00016B9E" w:rsidRDefault="00016B9E">
      <w:pPr>
        <w:pStyle w:val="CommentText"/>
      </w:pPr>
      <w:r>
        <w:rPr>
          <w:rStyle w:val="CommentReference"/>
        </w:rPr>
        <w:annotationRef/>
      </w:r>
      <w:r>
        <w:t>For this particular paper, I would suggest making it more formal, and I have used this more formal style (passive voice) for the Polish part.</w:t>
      </w:r>
    </w:p>
  </w:comment>
  <w:comment w:id="90" w:author="Piotr Siuda" w:date="2023-09-26T16:04:00Z" w:initials="PS">
    <w:p w14:paraId="0D2F60D0" w14:textId="77777777" w:rsidR="00DB2894" w:rsidRPr="00BE71D9" w:rsidRDefault="00DB2894" w:rsidP="00DB2894">
      <w:pPr>
        <w:pStyle w:val="CommentText"/>
        <w:rPr>
          <w:lang w:val="en-US"/>
        </w:rPr>
      </w:pPr>
      <w:r>
        <w:rPr>
          <w:rStyle w:val="CommentReference"/>
        </w:rPr>
        <w:annotationRef/>
      </w:r>
      <w:r w:rsidRPr="00BE71D9">
        <w:rPr>
          <w:lang w:val="en-US"/>
        </w:rPr>
        <w:t>Only a</w:t>
      </w:r>
      <w:r>
        <w:rPr>
          <w:lang w:val="en-US"/>
        </w:rPr>
        <w:t xml:space="preserve"> tiny part of what we are trying to do/doing now. But this has already been done, so I included it, although it’s very limited at the moment (see some of my next comments). It could easily be removed if needed.</w:t>
      </w:r>
    </w:p>
  </w:comment>
  <w:comment w:id="91" w:author="Piotr Siuda" w:date="2023-09-24T19:24:00Z" w:initials="PS">
    <w:p w14:paraId="6DA1BB37" w14:textId="77777777" w:rsidR="00DB2894" w:rsidRDefault="00DB2894" w:rsidP="00DB2894">
      <w:pPr>
        <w:pStyle w:val="CommentText"/>
        <w:rPr>
          <w:lang w:val="en-US"/>
        </w:rPr>
      </w:pPr>
      <w:r>
        <w:rPr>
          <w:rStyle w:val="CommentReference"/>
        </w:rPr>
        <w:annotationRef/>
      </w:r>
      <w:r w:rsidRPr="00D90A07">
        <w:rPr>
          <w:lang w:val="en-US"/>
        </w:rPr>
        <w:t>Important not</w:t>
      </w:r>
      <w:r>
        <w:rPr>
          <w:lang w:val="en-US"/>
        </w:rPr>
        <w:t>e</w:t>
      </w:r>
      <w:r w:rsidRPr="00D90A07">
        <w:rPr>
          <w:lang w:val="en-US"/>
        </w:rPr>
        <w:t xml:space="preserve"> here.</w:t>
      </w:r>
      <w:r>
        <w:rPr>
          <w:lang w:val="en-US"/>
        </w:rPr>
        <w:t xml:space="preserve"> We did not code the comments (I am not sure what is the case for the Finnish and the UK site). For Cebulka, the data scrapped (the 965 posts) were missing a lot of comments (only the first page of comments was scrapped without including further pages). This made the material very poor, and the coding of comments was superficial and without depth. </w:t>
      </w:r>
    </w:p>
    <w:p w14:paraId="70981AE6" w14:textId="77777777" w:rsidR="00DB2894" w:rsidRDefault="00DB2894" w:rsidP="00DB2894">
      <w:pPr>
        <w:pStyle w:val="CommentText"/>
        <w:rPr>
          <w:lang w:val="en-US"/>
        </w:rPr>
      </w:pPr>
    </w:p>
    <w:p w14:paraId="164CD561" w14:textId="77777777" w:rsidR="00DB2894" w:rsidRDefault="00DB2894" w:rsidP="00DB2894">
      <w:pPr>
        <w:pStyle w:val="CommentText"/>
        <w:rPr>
          <w:lang w:val="en-US"/>
        </w:rPr>
      </w:pPr>
      <w:r>
        <w:rPr>
          <w:lang w:val="en-US"/>
        </w:rPr>
        <w:t xml:space="preserve">This is why we have later scrapped all comments ourselves (and also all offers) from Cebulka, and currently, it’s a huge sample. We are dealing with it at the moment (it’s still being analyzed). </w:t>
      </w:r>
    </w:p>
    <w:p w14:paraId="1CA2AC67" w14:textId="77777777" w:rsidR="00DB2894" w:rsidRDefault="00DB2894" w:rsidP="00DB2894">
      <w:pPr>
        <w:pStyle w:val="CommentText"/>
        <w:rPr>
          <w:lang w:val="en-US"/>
        </w:rPr>
      </w:pPr>
    </w:p>
    <w:p w14:paraId="27BCADCE" w14:textId="77777777" w:rsidR="00DB2894" w:rsidRDefault="00DB2894" w:rsidP="00DB2894">
      <w:pPr>
        <w:pStyle w:val="CommentText"/>
        <w:rPr>
          <w:lang w:val="en-US"/>
        </w:rPr>
      </w:pPr>
      <w:r>
        <w:rPr>
          <w:lang w:val="en-US"/>
        </w:rPr>
        <w:t xml:space="preserve">For the purpose of this paper, we are limiting ourselves to analyzing all 336 posts with offers (out of 965 scrapped posts) without comments. However, I have decided to introduce this nethnographic part as mentioned here. </w:t>
      </w:r>
    </w:p>
    <w:p w14:paraId="0C648F22" w14:textId="77777777" w:rsidR="00DB2894" w:rsidRDefault="00DB2894" w:rsidP="00DB2894">
      <w:pPr>
        <w:pStyle w:val="CommentText"/>
        <w:rPr>
          <w:lang w:val="en-US"/>
        </w:rPr>
      </w:pPr>
    </w:p>
    <w:p w14:paraId="08D3AFEC" w14:textId="77777777" w:rsidR="00DB2894" w:rsidRDefault="00DB2894" w:rsidP="00DB2894">
      <w:pPr>
        <w:pStyle w:val="CommentText"/>
        <w:rPr>
          <w:lang w:val="en-US"/>
        </w:rPr>
      </w:pPr>
      <w:r>
        <w:rPr>
          <w:lang w:val="en-US"/>
        </w:rPr>
        <w:t xml:space="preserve">The nethnography was a massive part for us, with almost all sections of the forum analyzed, tons of field notes, and some coding (this is still being handled). However, here I am reducing the nethnography to these 336 offers and comments below these posts (and I suggest we followed some links from these comments to other sections of Cebulka). This reduction is necessary so as not to give the impression we have somehow moved beyond the data scrapped (I think it is essential for the paper to be concise and not chaotic). </w:t>
      </w:r>
    </w:p>
    <w:p w14:paraId="3C10966D" w14:textId="77777777" w:rsidR="00DB2894" w:rsidRDefault="00DB2894" w:rsidP="00DB2894">
      <w:pPr>
        <w:pStyle w:val="CommentText"/>
        <w:rPr>
          <w:lang w:val="en-US"/>
        </w:rPr>
      </w:pPr>
    </w:p>
    <w:p w14:paraId="63679515" w14:textId="77777777" w:rsidR="00DB2894" w:rsidRDefault="00DB2894" w:rsidP="00DB2894">
      <w:pPr>
        <w:pStyle w:val="CommentText"/>
        <w:rPr>
          <w:lang w:val="en-US"/>
        </w:rPr>
      </w:pPr>
      <w:r>
        <w:rPr>
          <w:lang w:val="en-US"/>
        </w:rPr>
        <w:t xml:space="preserve">Also, this nethnographic part is essential from the perspective of what is introduced in the Results (see the Results section from Cebulka). </w:t>
      </w:r>
    </w:p>
    <w:p w14:paraId="17CF3D65" w14:textId="77777777" w:rsidR="00DB2894" w:rsidRPr="00D90A07" w:rsidRDefault="00DB2894" w:rsidP="00DB2894">
      <w:pPr>
        <w:pStyle w:val="CommentText"/>
        <w:rPr>
          <w:lang w:val="en-US"/>
        </w:rPr>
      </w:pPr>
    </w:p>
  </w:comment>
  <w:comment w:id="92" w:author="Mikko Aaltonen" w:date="2023-04-12T07:26:00Z" w:initials="">
    <w:p w14:paraId="1932BB60" w14:textId="77777777" w:rsidR="00332A2B" w:rsidRDefault="00000000">
      <w:pPr>
        <w:widowControl w:val="0"/>
        <w:pBdr>
          <w:top w:val="nil"/>
          <w:left w:val="nil"/>
          <w:bottom w:val="nil"/>
          <w:right w:val="nil"/>
          <w:between w:val="nil"/>
        </w:pBdr>
        <w:spacing w:line="240" w:lineRule="auto"/>
        <w:rPr>
          <w:color w:val="000000"/>
        </w:rPr>
      </w:pPr>
      <w:r>
        <w:rPr>
          <w:color w:val="000000"/>
        </w:rPr>
        <w:t>In my dataset I found 219 unique id's (either wickr or session)</w:t>
      </w:r>
    </w:p>
  </w:comment>
  <w:comment w:id="93" w:author="Piotr Siuda" w:date="2023-09-21T15:12:00Z" w:initials="PS">
    <w:p w14:paraId="2609E235" w14:textId="3BCBAAB2" w:rsidR="00907000" w:rsidRDefault="00907000">
      <w:pPr>
        <w:pStyle w:val="CommentText"/>
      </w:pPr>
      <w:r>
        <w:rPr>
          <w:rStyle w:val="CommentReference"/>
        </w:rPr>
        <w:annotationRef/>
      </w:r>
      <w:r>
        <w:t>Some categories are not drugs. See also my comment on Haitao Table</w:t>
      </w:r>
    </w:p>
  </w:comment>
  <w:comment w:id="96" w:author="Piotr Siuda" w:date="2023-09-18T21:04:00Z" w:initials="PS">
    <w:p w14:paraId="39469FF3" w14:textId="7AD43CC2" w:rsidR="003A14CF" w:rsidRDefault="003A14CF">
      <w:pPr>
        <w:pStyle w:val="CommentText"/>
      </w:pPr>
      <w:r>
        <w:rPr>
          <w:rStyle w:val="CommentReference"/>
        </w:rPr>
        <w:annotationRef/>
      </w:r>
      <w:r>
        <w:t>I believe it repeats what is there in the Figure. It might be better to combine the analysis for all the sides analyzed.</w:t>
      </w:r>
    </w:p>
    <w:p w14:paraId="29D6B82A" w14:textId="758AF681" w:rsidR="003A14CF" w:rsidRDefault="003A14CF">
      <w:pPr>
        <w:pStyle w:val="CommentText"/>
      </w:pPr>
      <w:r>
        <w:t>Also, the Figure is barely visible.</w:t>
      </w:r>
    </w:p>
  </w:comment>
  <w:comment w:id="104" w:author="Piotr Siuda" w:date="2023-09-18T21:07:00Z" w:initials="PS">
    <w:p w14:paraId="5C38B65F" w14:textId="5C0B47C1" w:rsidR="003A14CF" w:rsidRDefault="003A14CF">
      <w:pPr>
        <w:pStyle w:val="CommentText"/>
      </w:pPr>
      <w:r>
        <w:rPr>
          <w:rStyle w:val="CommentReference"/>
        </w:rPr>
        <w:annotationRef/>
      </w:r>
      <w:r>
        <w:t>I believe the analysis of each site has to be connected with briefly describing these sites. Currently, I can only guess that the Finnish one is associated with regions. In Poland, Cebulka is very different.</w:t>
      </w:r>
    </w:p>
    <w:p w14:paraId="35FB6962" w14:textId="570E447A" w:rsidR="00256DC8" w:rsidRDefault="003A14CF">
      <w:pPr>
        <w:pStyle w:val="CommentText"/>
      </w:pPr>
      <w:r>
        <w:t>A short description could be there before the Results of each site</w:t>
      </w:r>
      <w:r w:rsidR="00256DC8">
        <w:t>,</w:t>
      </w:r>
      <w:r>
        <w:t xml:space="preserve"> or there could be a separate section after the Data. Or it could be </w:t>
      </w:r>
      <w:r w:rsidR="00256DC8">
        <w:t xml:space="preserve">within </w:t>
      </w:r>
      <w:r>
        <w:t>the data section</w:t>
      </w:r>
      <w:r w:rsidR="00256DC8">
        <w:t xml:space="preserve"> or in the introduction.</w:t>
      </w:r>
    </w:p>
    <w:p w14:paraId="4DC60EE2" w14:textId="60C6D2D3" w:rsidR="00256DC8" w:rsidRDefault="00256DC8">
      <w:pPr>
        <w:pStyle w:val="CommentText"/>
      </w:pPr>
      <w:r>
        <w:t xml:space="preserve">I have introduced this short description of Cebulka in the Introduction, but these can easily be moved if needed. </w:t>
      </w:r>
    </w:p>
  </w:comment>
  <w:comment w:id="118" w:author="Piotr Siuda" w:date="2023-09-18T21:12:00Z" w:initials="PS">
    <w:p w14:paraId="52563491" w14:textId="38AA0BA6" w:rsidR="00256DC8" w:rsidRDefault="00256DC8">
      <w:pPr>
        <w:pStyle w:val="CommentText"/>
      </w:pPr>
      <w:r>
        <w:rPr>
          <w:rStyle w:val="CommentReference"/>
        </w:rPr>
        <w:annotationRef/>
      </w:r>
      <w:r>
        <w:t xml:space="preserve">This is nice, and we made a similar correlation for Cebulka, but I believe you should somehow explain this. And we should have these explanations for each site.  </w:t>
      </w:r>
    </w:p>
  </w:comment>
  <w:comment w:id="119" w:author="Piotr Siuda" w:date="2023-09-18T21:16:00Z" w:initials="PS">
    <w:p w14:paraId="25B08B27" w14:textId="4C70592B" w:rsidR="00256DC8" w:rsidRDefault="00256DC8">
      <w:pPr>
        <w:pStyle w:val="CommentText"/>
      </w:pPr>
      <w:r>
        <w:rPr>
          <w:rStyle w:val="CommentReference"/>
        </w:rPr>
        <w:annotationRef/>
      </w:r>
      <w:r>
        <w:t xml:space="preserve">Frankly, I don’t get it. A title with the title of the article? The same with the sections. </w:t>
      </w:r>
    </w:p>
  </w:comment>
  <w:comment w:id="120" w:author="Piotr Siuda" w:date="2023-09-18T21:20:00Z" w:initials="PS">
    <w:p w14:paraId="096F7E8B" w14:textId="1C5AD172" w:rsidR="00275BBA" w:rsidRDefault="00275BBA">
      <w:pPr>
        <w:pStyle w:val="CommentText"/>
      </w:pPr>
      <w:r>
        <w:rPr>
          <w:rStyle w:val="CommentReference"/>
        </w:rPr>
        <w:annotationRef/>
      </w:r>
      <w:r>
        <w:t xml:space="preserve">I suggest moving this to the Methodological section and </w:t>
      </w:r>
      <w:r w:rsidR="00187C77">
        <w:t xml:space="preserve">properly explaining the procedure. I suggest each team to the same for their sites. </w:t>
      </w:r>
    </w:p>
  </w:comment>
  <w:comment w:id="121" w:author="Piotr Siuda" w:date="2023-09-18T21:18:00Z" w:initials="PS">
    <w:p w14:paraId="2677630B" w14:textId="146B030A" w:rsidR="00275BBA" w:rsidRDefault="00275BBA">
      <w:pPr>
        <w:pStyle w:val="CommentText"/>
      </w:pPr>
      <w:r>
        <w:rPr>
          <w:rStyle w:val="CommentReference"/>
        </w:rPr>
        <w:annotationRef/>
      </w:r>
      <w:r>
        <w:t xml:space="preserve">Again, I don’t get it. We already had some research questions. And these strongly correspond with your pervious research. I believe we should try to propose a current, new perspective. 1) There is now point in referring to the previous analyses if no such has been done for Cebulka or UK site. 2) There is not enough space to properly relate to the previous research. </w:t>
      </w:r>
    </w:p>
  </w:comment>
  <w:comment w:id="122" w:author="Piotr Siuda" w:date="2023-09-18T21:22:00Z" w:initials="PS">
    <w:p w14:paraId="1E2D65E4" w14:textId="7BDA22C3" w:rsidR="00187C77" w:rsidRDefault="00187C77">
      <w:pPr>
        <w:pStyle w:val="CommentText"/>
      </w:pPr>
      <w:r>
        <w:rPr>
          <w:rStyle w:val="CommentReference"/>
        </w:rPr>
        <w:annotationRef/>
      </w:r>
      <w:r>
        <w:t>As explained earlier, I don’t think focusing so strongly on the previous research is a good idea. I would just focus on the current situation and then compare all the sites in the Discussion.</w:t>
      </w:r>
    </w:p>
    <w:p w14:paraId="055BBA8E" w14:textId="77777777" w:rsidR="00187C77" w:rsidRDefault="00187C77">
      <w:pPr>
        <w:pStyle w:val="CommentText"/>
      </w:pPr>
    </w:p>
    <w:p w14:paraId="0ACD9430" w14:textId="56497923" w:rsidR="00187C77" w:rsidRDefault="00187C77">
      <w:pPr>
        <w:pStyle w:val="CommentText"/>
      </w:pPr>
      <w:r>
        <w:t xml:space="preserve">So, you would need to rewrite to eliminate all the previous research issues.  </w:t>
      </w:r>
    </w:p>
  </w:comment>
  <w:comment w:id="124" w:author="Piotr Siuda" w:date="2023-09-18T21:24:00Z" w:initials="PS">
    <w:p w14:paraId="41D0005E" w14:textId="7A4C257F" w:rsidR="00187C77" w:rsidRDefault="00187C77">
      <w:pPr>
        <w:pStyle w:val="CommentText"/>
      </w:pPr>
      <w:r>
        <w:rPr>
          <w:rStyle w:val="CommentReference"/>
        </w:rPr>
        <w:annotationRef/>
      </w:r>
      <w:r>
        <w:t xml:space="preserve">You must rewrite the results section to propose a clear structure. I suggest that Results should be separated according to the methods used. See my comment no 1. </w:t>
      </w:r>
    </w:p>
  </w:comment>
  <w:comment w:id="125" w:author="Piotr Siuda" w:date="2023-09-18T21:27:00Z" w:initials="PS">
    <w:p w14:paraId="55DDCFE2" w14:textId="11C8D6C4" w:rsidR="00187C77" w:rsidRDefault="00187C77">
      <w:pPr>
        <w:pStyle w:val="CommentText"/>
      </w:pPr>
      <w:r>
        <w:rPr>
          <w:rStyle w:val="CommentReference"/>
        </w:rPr>
        <w:annotationRef/>
      </w:r>
      <w:r>
        <w:t xml:space="preserve">This whole part is weak in supporting such claims in the data. I would suggest rewriting and giving proper information here, e.g. number of messages analyzed, etc. How did you code the material precisely, what is the basis for this and all the other information? (I don’t mark each spot this needs to be explained, but there are plenty). </w:t>
      </w:r>
    </w:p>
  </w:comment>
  <w:comment w:id="126" w:author="Piotr Siuda" w:date="2023-09-18T21:32:00Z" w:initials="PS">
    <w:p w14:paraId="4AE769B9" w14:textId="0808299B" w:rsidR="004E3F7D" w:rsidRDefault="004E3F7D">
      <w:pPr>
        <w:pStyle w:val="CommentText"/>
      </w:pPr>
      <w:r>
        <w:rPr>
          <w:rStyle w:val="CommentReference"/>
        </w:rPr>
        <w:annotationRef/>
      </w:r>
      <w:r>
        <w:t xml:space="preserve">I don’t get this part. Probably because I don’t know how the Finnish site operates (the lack of a short description of each site previously mentioned). </w:t>
      </w:r>
    </w:p>
  </w:comment>
  <w:comment w:id="129" w:author="Piotr Siuda" w:date="2023-09-18T21:34:00Z" w:initials="PS">
    <w:p w14:paraId="6FE85866" w14:textId="40D9ACC6" w:rsidR="004E3F7D" w:rsidRDefault="004E3F7D">
      <w:pPr>
        <w:pStyle w:val="CommentText"/>
      </w:pPr>
      <w:r>
        <w:rPr>
          <w:rStyle w:val="CommentReference"/>
        </w:rPr>
        <w:annotationRef/>
      </w:r>
      <w:r>
        <w:t>What does it mean?</w:t>
      </w:r>
    </w:p>
  </w:comment>
  <w:comment w:id="131" w:author="Piotr Siuda" w:date="2023-09-18T21:35:00Z" w:initials="PS">
    <w:p w14:paraId="43DE0D61" w14:textId="49960F36" w:rsidR="004E3F7D" w:rsidRDefault="004E3F7D">
      <w:pPr>
        <w:pStyle w:val="CommentText"/>
      </w:pPr>
      <w:r>
        <w:rPr>
          <w:rStyle w:val="CommentReference"/>
        </w:rPr>
        <w:annotationRef/>
      </w:r>
      <w:r>
        <w:t>Not very informative (see the comment below)</w:t>
      </w:r>
    </w:p>
  </w:comment>
  <w:comment w:id="132" w:author="Piotr Siuda" w:date="2023-09-18T21:36:00Z" w:initials="PS">
    <w:p w14:paraId="58F1907B" w14:textId="21DDECC6" w:rsidR="004E3F7D" w:rsidRDefault="004E3F7D">
      <w:pPr>
        <w:pStyle w:val="CommentText"/>
      </w:pPr>
      <w:r>
        <w:rPr>
          <w:rStyle w:val="CommentReference"/>
        </w:rPr>
        <w:annotationRef/>
      </w:r>
      <w:r>
        <w:t xml:space="preserve">As mentioned before, this part is weak regarding such vague messages. It should be either rewritten or based on data. </w:t>
      </w:r>
    </w:p>
  </w:comment>
  <w:comment w:id="134" w:author="Piotr Siuda" w:date="2023-09-18T21:37:00Z" w:initials="PS">
    <w:p w14:paraId="38B373FF" w14:textId="3CECA4CD" w:rsidR="004E3F7D" w:rsidRDefault="004E3F7D">
      <w:pPr>
        <w:pStyle w:val="CommentText"/>
      </w:pPr>
      <w:r>
        <w:rPr>
          <w:rStyle w:val="CommentReference"/>
        </w:rPr>
        <w:annotationRef/>
      </w:r>
      <w:r>
        <w:t xml:space="preserve">Unclear. Do you mean migrants/people of other races than white? </w:t>
      </w:r>
    </w:p>
  </w:comment>
  <w:comment w:id="133" w:author="Piotr Siuda" w:date="2023-09-18T21:38:00Z" w:initials="PS">
    <w:p w14:paraId="1868329C" w14:textId="3093D68C" w:rsidR="004E3F7D" w:rsidRDefault="004E3F7D">
      <w:pPr>
        <w:pStyle w:val="CommentText"/>
      </w:pPr>
      <w:r>
        <w:rPr>
          <w:rStyle w:val="CommentReference"/>
        </w:rPr>
        <w:annotationRef/>
      </w:r>
      <w:r>
        <w:t>It’s a bit confusing without the mentioned description of how the Finnish market works.</w:t>
      </w:r>
    </w:p>
  </w:comment>
  <w:comment w:id="135" w:author="Piotr Siuda" w:date="2023-09-18T21:38:00Z" w:initials="PS">
    <w:p w14:paraId="41E58B3E" w14:textId="6DCE48D2" w:rsidR="004E3F7D" w:rsidRDefault="004E3F7D">
      <w:pPr>
        <w:pStyle w:val="CommentText"/>
      </w:pPr>
      <w:r>
        <w:rPr>
          <w:rStyle w:val="CommentReference"/>
        </w:rPr>
        <w:annotationRef/>
      </w:r>
      <w:r>
        <w:t>The same as before.</w:t>
      </w:r>
    </w:p>
  </w:comment>
  <w:comment w:id="136" w:author="Piotr Siuda" w:date="2023-09-18T21:39:00Z" w:initials="PS">
    <w:p w14:paraId="3198FAD0" w14:textId="3EC6F7F9" w:rsidR="004E3F7D" w:rsidRDefault="004E3F7D">
      <w:pPr>
        <w:pStyle w:val="CommentText"/>
      </w:pPr>
      <w:r>
        <w:rPr>
          <w:rStyle w:val="CommentReference"/>
        </w:rPr>
        <w:annotationRef/>
      </w:r>
      <w:r>
        <w:t>All the same as previously.</w:t>
      </w:r>
    </w:p>
  </w:comment>
  <w:comment w:id="137" w:author="Piotr Siuda" w:date="2023-09-18T21:40:00Z" w:initials="PS">
    <w:p w14:paraId="48A501F1" w14:textId="5E7FA13A" w:rsidR="004E3F7D" w:rsidRDefault="004E3F7D">
      <w:pPr>
        <w:pStyle w:val="CommentText"/>
      </w:pPr>
      <w:r>
        <w:rPr>
          <w:rStyle w:val="CommentReference"/>
        </w:rPr>
        <w:annotationRef/>
      </w:r>
      <w:r>
        <w:t xml:space="preserve">It’s interesting, but what is so distinct here is unclear. </w:t>
      </w:r>
    </w:p>
  </w:comment>
  <w:comment w:id="139" w:author="Piotr Siuda" w:date="2023-09-21T15:04:00Z" w:initials="PS">
    <w:p w14:paraId="407EB70C" w14:textId="283ABA0E" w:rsidR="00907000" w:rsidRDefault="00907000">
      <w:pPr>
        <w:pStyle w:val="CommentText"/>
      </w:pPr>
      <w:r>
        <w:rPr>
          <w:rStyle w:val="CommentReference"/>
        </w:rPr>
        <w:annotationRef/>
      </w:r>
      <w:r>
        <w:t>I think a more narrative style is needed, and I’m not sure whether this is needed in such details considering the word count.</w:t>
      </w:r>
    </w:p>
  </w:comment>
  <w:comment w:id="147" w:author="Piotr Siuda" w:date="2023-09-21T15:11:00Z" w:initials="PS">
    <w:p w14:paraId="3498FEF6" w14:textId="1F7E3701" w:rsidR="00907000" w:rsidRDefault="00907000">
      <w:pPr>
        <w:pStyle w:val="CommentText"/>
      </w:pPr>
      <w:r>
        <w:rPr>
          <w:rStyle w:val="CommentReference"/>
        </w:rPr>
        <w:annotationRef/>
      </w:r>
      <w:r>
        <w:t>Again, this is another way of presenting the offers in terms of what kind of drugs are being sold. It differs from the Finnish version and the Polish one.</w:t>
      </w:r>
    </w:p>
    <w:p w14:paraId="4960A485" w14:textId="34337651" w:rsidR="00907000" w:rsidRDefault="00907000">
      <w:pPr>
        <w:pStyle w:val="CommentText"/>
      </w:pPr>
      <w:r>
        <w:t>I suggest – as before – making it more cohesive. Perhaps one Table comparing all three sites?</w:t>
      </w:r>
    </w:p>
  </w:comment>
  <w:comment w:id="148" w:author="Piotr Siuda" w:date="2023-09-21T15:14:00Z" w:initials="PS">
    <w:p w14:paraId="354ED57F" w14:textId="05AD4C66" w:rsidR="00907000" w:rsidRDefault="00907000">
      <w:pPr>
        <w:pStyle w:val="CommentText"/>
      </w:pPr>
      <w:r>
        <w:rPr>
          <w:rStyle w:val="CommentReference"/>
        </w:rPr>
        <w:annotationRef/>
      </w:r>
      <w:r>
        <w:t>Generally repeating what is there in the Table.</w:t>
      </w:r>
    </w:p>
  </w:comment>
  <w:comment w:id="149" w:author="Piotr Siuda" w:date="2023-09-21T15:18:00Z" w:initials="PS">
    <w:p w14:paraId="1D72A09C" w14:textId="7A8836D2" w:rsidR="00907000" w:rsidRDefault="00907000">
      <w:pPr>
        <w:pStyle w:val="CommentText"/>
      </w:pPr>
      <w:r>
        <w:rPr>
          <w:rStyle w:val="CommentReference"/>
        </w:rPr>
        <w:annotationRef/>
      </w:r>
      <w:r>
        <w:t>We have done the same for the Polish site, but if this is too stay, I suggest that we do a combined Table for all three sites.</w:t>
      </w:r>
    </w:p>
  </w:comment>
  <w:comment w:id="150" w:author="Piotr Siuda" w:date="2023-09-21T15:25:00Z" w:initials="PS">
    <w:p w14:paraId="76D61248" w14:textId="584D4F52" w:rsidR="002869B7" w:rsidRDefault="002869B7">
      <w:pPr>
        <w:pStyle w:val="CommentText"/>
      </w:pPr>
      <w:r>
        <w:rPr>
          <w:rStyle w:val="CommentReference"/>
        </w:rPr>
        <w:annotationRef/>
      </w:r>
      <w:r>
        <w:rPr>
          <w:rStyle w:val="CommentReference"/>
        </w:rPr>
        <w:t>Interestingly</w:t>
      </w:r>
      <w:r>
        <w:t>, we did not notice anything like the brands mentioned.</w:t>
      </w:r>
    </w:p>
    <w:p w14:paraId="23FC316D" w14:textId="625F6839" w:rsidR="002869B7" w:rsidRDefault="002869B7">
      <w:pPr>
        <w:pStyle w:val="CommentText"/>
      </w:pPr>
      <w:r>
        <w:t xml:space="preserve">However, I might be wrong, hence, could you tell me a bit </w:t>
      </w:r>
      <w:r w:rsidR="001B523F">
        <w:t>about</w:t>
      </w:r>
      <w:r>
        <w:t xml:space="preserve"> the basis of indicating “a brand” and how you understand it? I can see Pfizer there, which is a company.</w:t>
      </w:r>
    </w:p>
    <w:p w14:paraId="479C977C" w14:textId="77777777" w:rsidR="002869B7" w:rsidRDefault="002869B7">
      <w:pPr>
        <w:pStyle w:val="CommentText"/>
      </w:pPr>
    </w:p>
    <w:p w14:paraId="3E08A1FF" w14:textId="7A6830D4" w:rsidR="002869B7" w:rsidRPr="00417BA2" w:rsidRDefault="002869B7">
      <w:pPr>
        <w:pStyle w:val="CommentText"/>
        <w:rPr>
          <w:lang w:val="en-US" w:eastAsia="zh-CN"/>
        </w:rPr>
      </w:pPr>
      <w:r>
        <w:t>For me</w:t>
      </w:r>
      <w:r w:rsidR="001B523F">
        <w:t>,</w:t>
      </w:r>
      <w:r>
        <w:t xml:space="preserve"> if it is to be included we need to have something similar for other markets or just </w:t>
      </w:r>
      <w:r w:rsidR="001B523F">
        <w:t>mention</w:t>
      </w:r>
      <w:r>
        <w:t xml:space="preserve"> the lack of it. </w:t>
      </w:r>
    </w:p>
  </w:comment>
  <w:comment w:id="151" w:author="Haitao Shi" w:date="2023-10-01T12:17:00Z" w:initials="HS">
    <w:p w14:paraId="56294CBE" w14:textId="77777777" w:rsidR="00417BA2" w:rsidRDefault="00417BA2" w:rsidP="00EB3E9A">
      <w:r>
        <w:rPr>
          <w:rStyle w:val="CommentReference"/>
        </w:rPr>
        <w:annotationRef/>
      </w:r>
      <w:r>
        <w:rPr>
          <w:color w:val="000000"/>
          <w:sz w:val="20"/>
          <w:szCs w:val="20"/>
        </w:rPr>
        <w:t>My understanding of a brand is broad, and more specifically, it refers to something that appears repeatedly in the descriptions or discussions of a certain type of drug, implying a certain level of quality. For instance, Pfizer is a company name that instills trust in the drug's quality, which can attract purchase.</w:t>
      </w:r>
    </w:p>
  </w:comment>
  <w:comment w:id="152" w:author="Piotr Siuda" w:date="2023-09-21T15:31:00Z" w:initials="PS">
    <w:p w14:paraId="6857E52E" w14:textId="5B61C502" w:rsidR="00117B14" w:rsidRDefault="00117B14">
      <w:pPr>
        <w:pStyle w:val="CommentText"/>
        <w:rPr>
          <w:lang w:eastAsia="zh-CN"/>
        </w:rPr>
      </w:pPr>
      <w:r>
        <w:rPr>
          <w:rStyle w:val="CommentReference"/>
        </w:rPr>
        <w:annotationRef/>
      </w:r>
      <w:r>
        <w:t xml:space="preserve">We don’t have such things for XTC, but plenty of marihuana names? I am not sure these kinds of details are needed (I mean the Table below). </w:t>
      </w:r>
    </w:p>
  </w:comment>
  <w:comment w:id="161" w:author="Piotr Siuda" w:date="2023-09-21T15:37:00Z" w:initials="PS">
    <w:p w14:paraId="6F702D00" w14:textId="5C4C999B" w:rsidR="00117B14" w:rsidRDefault="00117B14">
      <w:pPr>
        <w:pStyle w:val="CommentText"/>
      </w:pPr>
      <w:r>
        <w:rPr>
          <w:rStyle w:val="CommentReference"/>
        </w:rPr>
        <w:annotationRef/>
      </w:r>
      <w:r>
        <w:t xml:space="preserve">It says very little to me. I believe a more narrative approach is needed. </w:t>
      </w:r>
    </w:p>
  </w:comment>
  <w:comment w:id="195" w:author="Piotr Siuda" w:date="2023-09-21T15:46:00Z" w:initials="PS">
    <w:p w14:paraId="1A2E4E48" w14:textId="77777777" w:rsidR="00C15B74" w:rsidRDefault="00C15B74">
      <w:pPr>
        <w:pStyle w:val="CommentText"/>
      </w:pPr>
      <w:r>
        <w:rPr>
          <w:rStyle w:val="CommentReference"/>
        </w:rPr>
        <w:annotationRef/>
      </w:r>
      <w:r>
        <w:t>A general remark on this part.</w:t>
      </w:r>
    </w:p>
    <w:p w14:paraId="768A85AF" w14:textId="5A86C8F4" w:rsidR="0091036A" w:rsidRDefault="0091036A">
      <w:pPr>
        <w:pStyle w:val="CommentText"/>
      </w:pPr>
      <w:r>
        <w:t xml:space="preserve">We are </w:t>
      </w:r>
      <w:r w:rsidR="008A0F26">
        <w:t xml:space="preserve">slightly </w:t>
      </w:r>
      <w:r>
        <w:t>different from the Nemesis, i.e.</w:t>
      </w:r>
      <w:r w:rsidR="008A0F26">
        <w:t>,</w:t>
      </w:r>
      <w:r>
        <w:t xml:space="preserve"> </w:t>
      </w:r>
      <w:r w:rsidR="008A0F26">
        <w:t xml:space="preserve">next to each vendor, we have a number for posts (but these are not the same as offers), the so-called trade points (probably transactions ma, but it’s not the same as sales), and a number for reviews. </w:t>
      </w:r>
      <w:r>
        <w:t xml:space="preserve"> </w:t>
      </w:r>
    </w:p>
    <w:p w14:paraId="356F6B94" w14:textId="252C196E" w:rsidR="00C15B74" w:rsidRDefault="00C15B74">
      <w:pPr>
        <w:pStyle w:val="CommentText"/>
      </w:pPr>
    </w:p>
    <w:p w14:paraId="7E637235" w14:textId="7B9352E6" w:rsidR="00C15B74" w:rsidRDefault="00C15B74">
      <w:pPr>
        <w:pStyle w:val="CommentText"/>
      </w:pPr>
      <w:r>
        <w:t xml:space="preserve">To correlate </w:t>
      </w:r>
      <w:r w:rsidR="008A0F26">
        <w:t>these</w:t>
      </w:r>
      <w:r>
        <w:t xml:space="preserve">, we would have to </w:t>
      </w:r>
      <w:r w:rsidR="008A0F26">
        <w:t xml:space="preserve">work with </w:t>
      </w:r>
      <w:r>
        <w:t>the profiles of the vendors</w:t>
      </w:r>
      <w:r w:rsidR="0091036A">
        <w:t>.</w:t>
      </w:r>
    </w:p>
    <w:p w14:paraId="779059BE" w14:textId="499ECA2A" w:rsidR="00C15B74" w:rsidRDefault="00C15B74">
      <w:pPr>
        <w:pStyle w:val="CommentText"/>
      </w:pPr>
    </w:p>
    <w:p w14:paraId="6DF5D26B" w14:textId="2D658E58" w:rsidR="008A0F26" w:rsidRDefault="00C15B74">
      <w:pPr>
        <w:pStyle w:val="CommentText"/>
      </w:pPr>
      <w:r>
        <w:t>Also, if this is about vendors (and not the drugs)</w:t>
      </w:r>
      <w:r w:rsidR="008A0F26">
        <w:t>,</w:t>
      </w:r>
      <w:r>
        <w:t xml:space="preserve"> are these the vendors from the offers scrapped by Juha</w:t>
      </w:r>
      <w:r w:rsidR="008A0F26">
        <w:t>?</w:t>
      </w:r>
      <w:r>
        <w:t xml:space="preserve"> </w:t>
      </w:r>
    </w:p>
    <w:p w14:paraId="4234C623" w14:textId="77777777" w:rsidR="008A0F26" w:rsidRDefault="008A0F26">
      <w:pPr>
        <w:pStyle w:val="CommentText"/>
      </w:pPr>
    </w:p>
    <w:p w14:paraId="6FFDF096" w14:textId="3E5A6871" w:rsidR="00C15B74" w:rsidRDefault="008A0F26">
      <w:pPr>
        <w:pStyle w:val="CommentText"/>
      </w:pPr>
      <w:r>
        <w:t xml:space="preserve">Anyway, if we would to do something similar, </w:t>
      </w:r>
      <w:r w:rsidR="00C15B74">
        <w:t xml:space="preserve">we need more time for that </w:t>
      </w:r>
    </w:p>
    <w:p w14:paraId="1074EE30" w14:textId="3B1822F1" w:rsidR="00C15B74" w:rsidRDefault="00C15B74">
      <w:pPr>
        <w:pStyle w:val="CommentText"/>
      </w:pPr>
      <w:r>
        <w:t>I suggest we discuss whether to include something similar for each site. It seems interesting, especially considering what is there next in the file.</w:t>
      </w:r>
    </w:p>
    <w:p w14:paraId="4B73707C" w14:textId="59A2D151" w:rsidR="00C15B74" w:rsidRDefault="00C15B74">
      <w:pPr>
        <w:pStyle w:val="CommentText"/>
        <w:rPr>
          <w:lang w:eastAsia="zh-CN"/>
        </w:rPr>
      </w:pPr>
      <w:r>
        <w:t xml:space="preserve">So an issue to discuss.  </w:t>
      </w:r>
    </w:p>
  </w:comment>
  <w:comment w:id="196" w:author="Piotr Siuda" w:date="2023-09-21T15:46:00Z" w:initials="PS">
    <w:p w14:paraId="1C7F8FAB" w14:textId="6149133A" w:rsidR="00C15B74" w:rsidRDefault="00C15B74">
      <w:pPr>
        <w:pStyle w:val="CommentText"/>
      </w:pPr>
      <w:r>
        <w:rPr>
          <w:rStyle w:val="CommentReference"/>
        </w:rPr>
        <w:annotationRef/>
      </w:r>
      <w:r>
        <w:t>The same on Cebulka</w:t>
      </w:r>
    </w:p>
  </w:comment>
  <w:comment w:id="197" w:author="Piotr Siuda" w:date="2023-09-21T15:55:00Z" w:initials="PS">
    <w:p w14:paraId="1EBA6F67" w14:textId="05BD6610" w:rsidR="0091036A" w:rsidRDefault="0091036A">
      <w:pPr>
        <w:pStyle w:val="CommentText"/>
      </w:pPr>
      <w:r>
        <w:rPr>
          <w:rStyle w:val="CommentReference"/>
        </w:rPr>
        <w:annotationRef/>
      </w:r>
      <w:r>
        <w:t>This is extremely interesting, but as mentioned before, we would need more time for something similar</w:t>
      </w:r>
      <w:r w:rsidR="001B523F">
        <w:t>.</w:t>
      </w:r>
    </w:p>
  </w:comment>
  <w:comment w:id="199" w:author="Piotr Siuda" w:date="2023-09-21T16:04:00Z" w:initials="PS">
    <w:p w14:paraId="30E2ABBF" w14:textId="2D0B7BD2" w:rsidR="00DF50FE" w:rsidRDefault="00DF50FE">
      <w:pPr>
        <w:pStyle w:val="CommentText"/>
      </w:pPr>
      <w:r>
        <w:rPr>
          <w:rStyle w:val="CommentReference"/>
        </w:rPr>
        <w:annotationRef/>
      </w:r>
      <w:r>
        <w:t xml:space="preserve">Do you mean the vendor rating/offer rating? Previously, you mentioned you cannot rate a particular drug. </w:t>
      </w:r>
    </w:p>
  </w:comment>
  <w:comment w:id="201" w:author="Piotr Siuda" w:date="2023-09-21T16:08:00Z" w:initials="PS">
    <w:p w14:paraId="787F05CF" w14:textId="7FDA8F4B" w:rsidR="00DF50FE" w:rsidRDefault="00DF50FE">
      <w:pPr>
        <w:pStyle w:val="CommentText"/>
      </w:pPr>
      <w:r>
        <w:rPr>
          <w:rStyle w:val="CommentReference"/>
        </w:rPr>
        <w:annotationRef/>
      </w:r>
      <w:r w:rsidR="004D2F7A">
        <w:t>See my comments on more advanced statistics in the Results for Cebulka.</w:t>
      </w:r>
    </w:p>
  </w:comment>
  <w:comment w:id="202" w:author="Piotr Siuda" w:date="2023-09-21T16:19:00Z" w:initials="PS">
    <w:p w14:paraId="50029B52" w14:textId="5158D369" w:rsidR="001B523F" w:rsidRDefault="00D07AE9">
      <w:pPr>
        <w:pStyle w:val="CommentText"/>
      </w:pPr>
      <w:r>
        <w:rPr>
          <w:rStyle w:val="CommentReference"/>
        </w:rPr>
        <w:annotationRef/>
      </w:r>
      <w:r w:rsidR="004D2F7A" w:rsidRPr="004D2F7A">
        <w:t>As mentioned before, we cannot do the same for Cebulka as we don’t have the sales numbe</w:t>
      </w:r>
      <w:r w:rsidR="004D2F7A">
        <w:t xml:space="preserve">r as such (and for something similar we need more time). </w:t>
      </w:r>
    </w:p>
    <w:p w14:paraId="26BC748F" w14:textId="5D48E193" w:rsidR="00D07AE9" w:rsidRDefault="00D07AE9">
      <w:pPr>
        <w:pStyle w:val="CommentText"/>
      </w:pPr>
      <w:r>
        <w:t xml:space="preserve"> </w:t>
      </w:r>
    </w:p>
    <w:p w14:paraId="2E4E684A" w14:textId="3A8E3018" w:rsidR="006672CD" w:rsidRDefault="006672CD">
      <w:pPr>
        <w:pStyle w:val="CommentText"/>
      </w:pPr>
      <w:r>
        <w:t xml:space="preserve">I believe a more narrative, synthesizing approach is advisable. </w:t>
      </w:r>
    </w:p>
  </w:comment>
  <w:comment w:id="203" w:author="Piotr Siuda" w:date="2023-09-21T16:22:00Z" w:initials="PS">
    <w:p w14:paraId="5D2270F2" w14:textId="77777777" w:rsidR="00811CAB" w:rsidRDefault="00D07AE9">
      <w:pPr>
        <w:pStyle w:val="CommentText"/>
      </w:pPr>
      <w:r>
        <w:rPr>
          <w:rStyle w:val="CommentReference"/>
        </w:rPr>
        <w:annotationRef/>
      </w:r>
      <w:r>
        <w:t>I have done something similar in the Polish part.</w:t>
      </w:r>
    </w:p>
    <w:p w14:paraId="74C2CA30" w14:textId="11F9E124" w:rsidR="00D07AE9" w:rsidRDefault="00811CAB">
      <w:pPr>
        <w:pStyle w:val="CommentText"/>
        <w:rPr>
          <w:lang w:eastAsia="zh-CN"/>
        </w:rPr>
      </w:pPr>
      <w:r>
        <w:t xml:space="preserve">A general note here: I’m not sure such a detailed description is needed. Considering RQs this should instead focus on some specific instances (of differences) and I think this should be more synthesizing. </w:t>
      </w:r>
      <w:r w:rsidR="00D07AE9">
        <w:t xml:space="preserve"> </w:t>
      </w:r>
    </w:p>
  </w:comment>
  <w:comment w:id="204" w:author="Haitao Shi" w:date="2023-10-01T15:56:00Z" w:initials="HS">
    <w:p w14:paraId="61A84A76" w14:textId="77777777" w:rsidR="00B83922" w:rsidRDefault="00B83922" w:rsidP="00E611A5">
      <w:r>
        <w:rPr>
          <w:rStyle w:val="CommentReference"/>
        </w:rPr>
        <w:annotationRef/>
      </w:r>
      <w:r>
        <w:rPr>
          <w:color w:val="000000"/>
          <w:sz w:val="20"/>
          <w:szCs w:val="20"/>
        </w:rPr>
        <w:t>I totally agree that we need to know which JOURNAL this PAPER is going to be submitted into and what the word count requirements are for that JOURNAL. Only then can we determine which parts to cut.</w:t>
      </w:r>
    </w:p>
  </w:comment>
  <w:comment w:id="205" w:author="Piotr Siuda" w:date="2023-09-21T17:42:00Z" w:initials="PS">
    <w:p w14:paraId="3A3ED627" w14:textId="0C28CDA3" w:rsidR="00811CAB" w:rsidRDefault="00811CAB">
      <w:pPr>
        <w:pStyle w:val="CommentText"/>
      </w:pPr>
      <w:r>
        <w:rPr>
          <w:rStyle w:val="CommentReference"/>
        </w:rPr>
        <w:annotationRef/>
      </w:r>
      <w:r>
        <w:rPr>
          <w:rStyle w:val="CommentReference"/>
        </w:rPr>
        <w:t>Interesting</w:t>
      </w:r>
      <w:r>
        <w:t>.</w:t>
      </w:r>
    </w:p>
  </w:comment>
  <w:comment w:id="206" w:author="Piotr Siuda" w:date="2023-09-21T17:42:00Z" w:initials="PS">
    <w:p w14:paraId="3F1BD5D3" w14:textId="57B34706" w:rsidR="00811CAB" w:rsidRDefault="00811CAB">
      <w:pPr>
        <w:pStyle w:val="CommentText"/>
      </w:pPr>
      <w:r>
        <w:rPr>
          <w:rStyle w:val="CommentReference"/>
        </w:rPr>
        <w:annotationRef/>
      </w:r>
      <w:r>
        <w:t>This is interesting. I believe on</w:t>
      </w:r>
      <w:r w:rsidR="004D2F7A">
        <w:t>e</w:t>
      </w:r>
      <w:r>
        <w:t xml:space="preserve"> of the main points of our results and discussions could be that while in Poland (I don’t know how in Finland) it is mostly about “small” self-employed vendors selling mostly to Polish customers, here we have “companies” shipping worldwide.</w:t>
      </w:r>
    </w:p>
  </w:comment>
  <w:comment w:id="207" w:author="Piotr Siuda" w:date="2023-09-21T17:50:00Z" w:initials="PS">
    <w:p w14:paraId="1F0D4AE5" w14:textId="1F854291" w:rsidR="00A90F9D" w:rsidRDefault="00A90F9D">
      <w:pPr>
        <w:pStyle w:val="CommentText"/>
      </w:pPr>
      <w:r>
        <w:rPr>
          <w:rStyle w:val="CommentReference"/>
        </w:rPr>
        <w:annotationRef/>
      </w:r>
      <w:r>
        <w:t>I’m not sure whether we need such details. This is just to raise this point, as there are plenty of such examples.</w:t>
      </w:r>
    </w:p>
  </w:comment>
  <w:comment w:id="208" w:author="Piotr Siuda" w:date="2023-09-21T17:52:00Z" w:initials="PS">
    <w:p w14:paraId="5DF719EA" w14:textId="47C34526" w:rsidR="00A90F9D" w:rsidRDefault="00A90F9D">
      <w:pPr>
        <w:pStyle w:val="CommentText"/>
      </w:pPr>
      <w:r>
        <w:rPr>
          <w:rStyle w:val="CommentReference"/>
        </w:rPr>
        <w:annotationRef/>
      </w:r>
      <w:r>
        <w:t>I believe we could say the same for Cebulka.</w:t>
      </w:r>
    </w:p>
  </w:comment>
  <w:comment w:id="209" w:author="Piotr Siuda" w:date="2023-09-21T18:07:00Z" w:initials="PS">
    <w:p w14:paraId="45A694EE" w14:textId="764607E7" w:rsidR="00F26E34" w:rsidRDefault="00F26E34">
      <w:pPr>
        <w:pStyle w:val="CommentText"/>
      </w:pPr>
      <w:r>
        <w:rPr>
          <w:rStyle w:val="CommentReference"/>
        </w:rPr>
        <w:annotationRef/>
      </w:r>
      <w:r>
        <w:t>This and all other route-related sections are interesting but undoable for the Polish sample as the offers lack such information.</w:t>
      </w:r>
    </w:p>
    <w:p w14:paraId="0B7FB047" w14:textId="50F2DD6B" w:rsidR="00F26E34" w:rsidRDefault="00F26E34">
      <w:pPr>
        <w:pStyle w:val="CommentText"/>
      </w:pPr>
      <w:r>
        <w:t xml:space="preserve">On the margins, we may assume that the Cebulka is all Polish </w:t>
      </w:r>
      <w:r w:rsidR="004D2F7A">
        <w:t>with</w:t>
      </w:r>
      <w:r>
        <w:t xml:space="preserve"> domestic sales</w:t>
      </w:r>
      <w:r w:rsidR="004D2F7A">
        <w:t xml:space="preserve"> only</w:t>
      </w:r>
      <w:r>
        <w:t>.</w:t>
      </w:r>
    </w:p>
  </w:comment>
  <w:comment w:id="210" w:author="Piotr Siuda" w:date="2023-09-21T18:09:00Z" w:initials="PS">
    <w:p w14:paraId="68A70285" w14:textId="56CE6DA3" w:rsidR="00D82CCD" w:rsidRDefault="00D82CCD">
      <w:pPr>
        <w:pStyle w:val="CommentText"/>
      </w:pPr>
      <w:r>
        <w:rPr>
          <w:rStyle w:val="CommentReference"/>
        </w:rPr>
        <w:annotationRef/>
      </w:r>
      <w:r>
        <w:t xml:space="preserve">I believe that one of the points of comparison could be the scope and scale of 1) Nemesis (being an English site obviously it is international) and 2) the Finnish site and Cebulka which are mostly local (due to language issues). </w:t>
      </w:r>
    </w:p>
  </w:comment>
  <w:comment w:id="211" w:author="Piotr Siuda" w:date="2023-09-21T18:13:00Z" w:initials="PS">
    <w:p w14:paraId="1BAAA2D7" w14:textId="7ABBB5D7" w:rsidR="00D82CCD" w:rsidRDefault="00D82CCD">
      <w:pPr>
        <w:pStyle w:val="CommentText"/>
      </w:pPr>
      <w:r>
        <w:rPr>
          <w:rStyle w:val="CommentReference"/>
        </w:rPr>
        <w:annotationRef/>
      </w:r>
      <w:r>
        <w:t xml:space="preserve">Due to the space limitations, I suggest a more synthetizing approach. </w:t>
      </w:r>
    </w:p>
  </w:comment>
  <w:comment w:id="212" w:author="Piotr Siuda" w:date="2023-09-21T18:11:00Z" w:initials="PS">
    <w:p w14:paraId="7138DC8C" w14:textId="78D6FB1D" w:rsidR="00D82CCD" w:rsidRDefault="00D82CCD">
      <w:pPr>
        <w:pStyle w:val="CommentText"/>
      </w:pPr>
      <w:r>
        <w:rPr>
          <w:rStyle w:val="CommentReference"/>
        </w:rPr>
        <w:annotationRef/>
      </w:r>
      <w:r>
        <w:t>The same with Polish reviews</w:t>
      </w:r>
    </w:p>
  </w:comment>
  <w:comment w:id="213" w:author="Piotr Siuda" w:date="2023-09-21T18:18:00Z" w:initials="PS">
    <w:p w14:paraId="0114471C" w14:textId="0B32D536" w:rsidR="00D82CCD" w:rsidRDefault="00D82CCD">
      <w:pPr>
        <w:pStyle w:val="CommentText"/>
      </w:pPr>
      <w:r>
        <w:rPr>
          <w:rStyle w:val="CommentReference"/>
        </w:rPr>
        <w:annotationRef/>
      </w:r>
      <w:r>
        <w:t xml:space="preserve">As </w:t>
      </w:r>
      <w:r w:rsidR="004D2F7A">
        <w:t>I mentioned in one of the comments for Cebulka’s results, we did not code reviews (I gave the reasons there).</w:t>
      </w:r>
    </w:p>
    <w:p w14:paraId="6B14F26C" w14:textId="772C38F1" w:rsidR="00D82CCD" w:rsidRDefault="00D82CCD">
      <w:pPr>
        <w:pStyle w:val="CommentText"/>
      </w:pPr>
    </w:p>
    <w:p w14:paraId="7ED9A547" w14:textId="0591CE90" w:rsidR="00513945" w:rsidRDefault="004D2F7A" w:rsidP="00513945">
      <w:pPr>
        <w:pStyle w:val="CommentText"/>
      </w:pPr>
      <w:r>
        <w:t>We have done something similar (the qualitative nethnography), but I believe we should make the paper more concise in this regard.</w:t>
      </w:r>
      <w:r w:rsidR="00513945">
        <w:t xml:space="preserve"> </w:t>
      </w:r>
    </w:p>
    <w:p w14:paraId="79021C95" w14:textId="0D4357A1" w:rsidR="00513945" w:rsidRDefault="00513945">
      <w:pPr>
        <w:pStyle w:val="CommentText"/>
      </w:pPr>
    </w:p>
  </w:comment>
  <w:comment w:id="214" w:author="Haitao Shi" w:date="2023-10-01T15:58:00Z" w:initials="HS">
    <w:p w14:paraId="52F2B1D3" w14:textId="77777777" w:rsidR="00B83922" w:rsidRDefault="00B83922" w:rsidP="007D1D9A">
      <w:r>
        <w:rPr>
          <w:rStyle w:val="CommentReference"/>
        </w:rPr>
        <w:annotationRef/>
      </w:r>
      <w:r>
        <w:rPr>
          <w:sz w:val="20"/>
          <w:szCs w:val="20"/>
        </w:rPr>
        <w:t xml:space="preserve">Same here. We don’t really have much data regarding reviews. I almost listed all we have here. </w:t>
      </w:r>
    </w:p>
  </w:comment>
  <w:comment w:id="215" w:author="Piotr Siuda" w:date="2023-09-28T18:52:00Z" w:initials="PS">
    <w:p w14:paraId="382A4019" w14:textId="2BB56827" w:rsidR="004D2F7A" w:rsidRDefault="004D2F7A">
      <w:pPr>
        <w:pStyle w:val="CommentText"/>
      </w:pPr>
      <w:r>
        <w:rPr>
          <w:rStyle w:val="CommentReference"/>
        </w:rPr>
        <w:annotationRef/>
      </w:r>
      <w:r>
        <w:t>Should we consider some quantitative (maybe sentiment analysis) for the reviews? See my other comments on reviews.</w:t>
      </w:r>
    </w:p>
  </w:comment>
  <w:comment w:id="216" w:author="Piotr Siuda" w:date="2023-09-21T18:24:00Z" w:initials="PS">
    <w:p w14:paraId="1F48B8D8" w14:textId="1474D890" w:rsidR="00513945" w:rsidRDefault="00513945">
      <w:pPr>
        <w:pStyle w:val="CommentText"/>
      </w:pPr>
      <w:r>
        <w:rPr>
          <w:rStyle w:val="CommentReference"/>
        </w:rPr>
        <w:annotationRef/>
      </w:r>
      <w:r>
        <w:t xml:space="preserve">As previously, for the positive reviews, and “themes” in general, I believe it should be </w:t>
      </w:r>
      <w:r w:rsidR="004D2F7A">
        <w:t xml:space="preserve">a </w:t>
      </w:r>
      <w:r>
        <w:t>more synthesizing</w:t>
      </w:r>
      <w:r w:rsidR="004D2F7A">
        <w:t xml:space="preserve"> style of writing.</w:t>
      </w:r>
    </w:p>
  </w:comment>
  <w:comment w:id="217" w:author="Piotr Siuda" w:date="2023-09-21T18:25:00Z" w:initials="PS">
    <w:p w14:paraId="51E8E9AB" w14:textId="4C18B925" w:rsidR="00513945" w:rsidRDefault="00513945">
      <w:pPr>
        <w:pStyle w:val="CommentText"/>
      </w:pPr>
      <w:r>
        <w:rPr>
          <w:rStyle w:val="CommentReference"/>
        </w:rPr>
        <w:annotationRef/>
      </w:r>
      <w:r>
        <w:t>To detailed for our needs?</w:t>
      </w:r>
    </w:p>
  </w:comment>
  <w:comment w:id="218" w:author="Piotr Siuda" w:date="2023-09-21T18:30:00Z" w:initials="PS">
    <w:p w14:paraId="7FB01883" w14:textId="0F3FE69A" w:rsidR="00260247" w:rsidRDefault="00260247">
      <w:pPr>
        <w:pStyle w:val="CommentText"/>
      </w:pPr>
      <w:r>
        <w:rPr>
          <w:rStyle w:val="CommentReference"/>
        </w:rPr>
        <w:annotationRef/>
      </w:r>
      <w:r>
        <w:t>I did not see it</w:t>
      </w:r>
    </w:p>
  </w:comment>
  <w:comment w:id="219" w:author="Piotr Siuda" w:date="2023-09-24T12:13:00Z" w:initials="PS">
    <w:p w14:paraId="73D6FFF4" w14:textId="77777777" w:rsidR="00DB2894" w:rsidRPr="00DB2894" w:rsidRDefault="00DB2894" w:rsidP="00DB2894">
      <w:pPr>
        <w:pStyle w:val="CommentText"/>
        <w:rPr>
          <w:rFonts w:cs="Calibri"/>
          <w:lang w:val="en-US"/>
        </w:rPr>
      </w:pPr>
      <w:r w:rsidRPr="00DB2894">
        <w:rPr>
          <w:rStyle w:val="CommentReference"/>
          <w:rFonts w:cs="Calibri"/>
        </w:rPr>
        <w:annotationRef/>
      </w:r>
      <w:r w:rsidRPr="00DB2894">
        <w:rPr>
          <w:rFonts w:cs="Calibri"/>
          <w:lang w:val="en-US"/>
        </w:rPr>
        <w:t>This corresponds to Haitao</w:t>
      </w:r>
      <w:r w:rsidRPr="00DB2894">
        <w:rPr>
          <w:rFonts w:cs="Calibri"/>
          <w:sz w:val="24"/>
          <w:szCs w:val="24"/>
          <w:lang w:val="en-US"/>
        </w:rPr>
        <w:t xml:space="preserve"> “The number of posts of each type of drugs” and also with the first paragraph of the Finnish part</w:t>
      </w:r>
    </w:p>
  </w:comment>
  <w:comment w:id="220" w:author="Piotr Siuda" w:date="2023-09-24T12:33:00Z" w:initials="PS">
    <w:p w14:paraId="1A261A98" w14:textId="77777777" w:rsidR="00DB2894" w:rsidRPr="00F05D46" w:rsidRDefault="00DB2894" w:rsidP="00DB2894">
      <w:pPr>
        <w:pStyle w:val="CommentText"/>
        <w:rPr>
          <w:lang w:val="en-US"/>
        </w:rPr>
      </w:pPr>
      <w:r>
        <w:rPr>
          <w:rStyle w:val="CommentReference"/>
        </w:rPr>
        <w:annotationRef/>
      </w:r>
      <w:r w:rsidRPr="00F05D46">
        <w:rPr>
          <w:lang w:val="en-US"/>
        </w:rPr>
        <w:t>See my comment</w:t>
      </w:r>
      <w:r>
        <w:rPr>
          <w:lang w:val="en-US"/>
        </w:rPr>
        <w:t>s for other Tables.</w:t>
      </w:r>
    </w:p>
  </w:comment>
  <w:comment w:id="221" w:author="Piotr Siuda" w:date="2023-09-24T12:26:00Z" w:initials="PS">
    <w:p w14:paraId="42D702E0" w14:textId="77777777" w:rsidR="00DB2894" w:rsidRDefault="00DB2894" w:rsidP="00DB2894">
      <w:pPr>
        <w:pStyle w:val="CommentText"/>
        <w:rPr>
          <w:lang w:val="en-US"/>
        </w:rPr>
      </w:pPr>
      <w:r>
        <w:rPr>
          <w:rStyle w:val="CommentReference"/>
        </w:rPr>
        <w:annotationRef/>
      </w:r>
      <w:r w:rsidRPr="0002339D">
        <w:rPr>
          <w:lang w:val="en-US"/>
        </w:rPr>
        <w:t>I have included this, but I</w:t>
      </w:r>
      <w:r>
        <w:rPr>
          <w:lang w:val="en-US"/>
        </w:rPr>
        <w:t xml:space="preserve"> believe the Table is enough (we could include percentages in the Table, e.g.). Anyway, we have lots of Figures and statistical analyses on many categories or codes. However, I do not include them here, as I am unsure if these are necessary. We could include these after deciding on some shared reporting strategy. </w:t>
      </w:r>
    </w:p>
    <w:p w14:paraId="4D96140E" w14:textId="77777777" w:rsidR="00DB2894" w:rsidRPr="0002339D" w:rsidRDefault="00DB2894" w:rsidP="00DB2894">
      <w:pPr>
        <w:pStyle w:val="CommentText"/>
        <w:rPr>
          <w:lang w:val="en-US"/>
        </w:rPr>
      </w:pPr>
    </w:p>
  </w:comment>
  <w:comment w:id="222" w:author="Piotr Siuda" w:date="2023-09-25T17:34:00Z" w:initials="PS">
    <w:p w14:paraId="118C3E45" w14:textId="0C37265D" w:rsidR="00DB2894" w:rsidRPr="004A6930" w:rsidRDefault="00DB2894" w:rsidP="00DB2894">
      <w:pPr>
        <w:pStyle w:val="CommentText"/>
        <w:rPr>
          <w:lang w:val="en-US"/>
        </w:rPr>
      </w:pPr>
      <w:r>
        <w:rPr>
          <w:rStyle w:val="CommentReference"/>
        </w:rPr>
        <w:annotationRef/>
      </w:r>
      <w:r w:rsidRPr="004A6930">
        <w:rPr>
          <w:lang w:val="en-US"/>
        </w:rPr>
        <w:t xml:space="preserve">Only </w:t>
      </w:r>
      <w:r>
        <w:rPr>
          <w:lang w:val="en-US"/>
        </w:rPr>
        <w:t>these</w:t>
      </w:r>
      <w:r w:rsidRPr="004A6930">
        <w:rPr>
          <w:lang w:val="en-US"/>
        </w:rPr>
        <w:t xml:space="preserve"> basic statistics are</w:t>
      </w:r>
      <w:r>
        <w:rPr>
          <w:lang w:val="en-US"/>
        </w:rPr>
        <w:t xml:space="preserve"> included here. We are currently working on a bigger sample and want to have more advanced statistics. Haitao included regression models. The question remains whether we want to have something similar for the Finnish and Polish markets. It’s not a problem, we can do it. Analyzing numbers for reviews and numbers for sales is possible for Cebulka, though it’s slightly different, and we would need more time (as mentioned in one of the previous comments). Also, we could apply advanced statistics to some other variables, if this is agreed.</w:t>
      </w:r>
    </w:p>
  </w:comment>
  <w:comment w:id="223" w:author="Piotr Siuda" w:date="2023-09-24T12:44:00Z" w:initials="PS">
    <w:p w14:paraId="4C3DA718" w14:textId="77777777" w:rsidR="00DB2894" w:rsidRDefault="00DB2894" w:rsidP="00DB2894">
      <w:pPr>
        <w:pStyle w:val="CommentText"/>
        <w:rPr>
          <w:lang w:val="en-US"/>
        </w:rPr>
      </w:pPr>
      <w:r>
        <w:rPr>
          <w:rStyle w:val="CommentReference"/>
        </w:rPr>
        <w:annotationRef/>
      </w:r>
      <w:r w:rsidRPr="00DB4A62">
        <w:rPr>
          <w:lang w:val="en-US"/>
        </w:rPr>
        <w:t xml:space="preserve">Only positive </w:t>
      </w:r>
      <w:r>
        <w:rPr>
          <w:lang w:val="en-US"/>
        </w:rPr>
        <w:t xml:space="preserve">and statistically significant </w:t>
      </w:r>
      <w:r w:rsidRPr="00DB4A62">
        <w:rPr>
          <w:lang w:val="en-US"/>
        </w:rPr>
        <w:t>correlations are included</w:t>
      </w:r>
      <w:r>
        <w:rPr>
          <w:lang w:val="en-US"/>
        </w:rPr>
        <w:t xml:space="preserve">, and we have a detailed Excel file showing all correlations (possibly to be included in the submission as a supplementary file). </w:t>
      </w:r>
    </w:p>
    <w:p w14:paraId="74402F3D" w14:textId="77777777" w:rsidR="00DB2894" w:rsidRDefault="00DB2894" w:rsidP="00DB2894">
      <w:pPr>
        <w:pStyle w:val="CommentText"/>
        <w:rPr>
          <w:lang w:val="en-US"/>
        </w:rPr>
      </w:pPr>
    </w:p>
    <w:p w14:paraId="5D612A19" w14:textId="77777777" w:rsidR="00DB2894" w:rsidRPr="00DB4A62" w:rsidRDefault="00DB2894" w:rsidP="00DB2894">
      <w:pPr>
        <w:pStyle w:val="CommentText"/>
        <w:rPr>
          <w:lang w:val="en-US"/>
        </w:rPr>
      </w:pPr>
      <w:r>
        <w:rPr>
          <w:lang w:val="en-US"/>
        </w:rPr>
        <w:t xml:space="preserve">In my opinion, it would be nice to present this for all three markets. The current Finnish Figure is also about positive correlations (but I may be wrong). If so, it’s an entirely different situation, as the offers (in Finland) often connect cannabis and prescription drugs. In Poland, it is the opposite; considering these two categories, the vendors are highly specialized (cannabis vs. prescription drugs vs. all other drugs). In the case Finnish Figure is about all correlations (also not statistically significant), it is worth considering making the analyses more concise. </w:t>
      </w:r>
    </w:p>
  </w:comment>
  <w:comment w:id="224" w:author="Piotr Siuda" w:date="2023-09-24T16:08:00Z" w:initials="PS">
    <w:p w14:paraId="7398F37F" w14:textId="77777777" w:rsidR="00DB2894" w:rsidRPr="00A12A19" w:rsidRDefault="00DB2894" w:rsidP="00DB2894">
      <w:pPr>
        <w:pStyle w:val="CommentText"/>
        <w:rPr>
          <w:lang w:val="en-US"/>
        </w:rPr>
      </w:pPr>
      <w:r>
        <w:rPr>
          <w:rStyle w:val="CommentReference"/>
        </w:rPr>
        <w:annotationRef/>
      </w:r>
      <w:r>
        <w:rPr>
          <w:lang w:val="en-US"/>
        </w:rPr>
        <w:t xml:space="preserve">Here, </w:t>
      </w:r>
      <w:r w:rsidRPr="00A12A19">
        <w:rPr>
          <w:lang w:val="en-US"/>
        </w:rPr>
        <w:t>I have co</w:t>
      </w:r>
      <w:r>
        <w:rPr>
          <w:lang w:val="en-US"/>
        </w:rPr>
        <w:t xml:space="preserve">mbined several sections that Haitao separated as I believe a more </w:t>
      </w:r>
      <w:r w:rsidRPr="00A12A19">
        <w:rPr>
          <w:lang w:val="en-US"/>
        </w:rPr>
        <w:t>narrative approach is needed</w:t>
      </w:r>
      <w:r>
        <w:rPr>
          <w:lang w:val="en-US"/>
        </w:rPr>
        <w:t>.</w:t>
      </w:r>
    </w:p>
  </w:comment>
  <w:comment w:id="225" w:author="Piotr Siuda" w:date="2023-09-24T20:28:00Z" w:initials="PS">
    <w:p w14:paraId="4DC236FD" w14:textId="77777777" w:rsidR="00DB2894" w:rsidRPr="00105142" w:rsidRDefault="00DB2894" w:rsidP="00DB2894">
      <w:pPr>
        <w:pStyle w:val="CommentText"/>
        <w:rPr>
          <w:lang w:val="en-US"/>
        </w:rPr>
      </w:pPr>
      <w:r>
        <w:rPr>
          <w:rStyle w:val="CommentReference"/>
        </w:rPr>
        <w:annotationRef/>
      </w:r>
      <w:r>
        <w:rPr>
          <w:lang w:val="en-US"/>
        </w:rPr>
        <w:t>Usually,</w:t>
      </w:r>
      <w:r w:rsidRPr="00105142">
        <w:rPr>
          <w:lang w:val="en-US"/>
        </w:rPr>
        <w:t xml:space="preserve"> I would p</w:t>
      </w:r>
      <w:r>
        <w:rPr>
          <w:lang w:val="en-US"/>
        </w:rPr>
        <w:t>ut a number of a post here, but I’m not sure what our strategy is here. Should we include this and add some proper explanations in the Methodology section?</w:t>
      </w:r>
    </w:p>
  </w:comment>
  <w:comment w:id="226" w:author="Piotr Siuda" w:date="2023-09-25T12:17:00Z" w:initials="PS">
    <w:p w14:paraId="2EC45876" w14:textId="77777777" w:rsidR="00DB2894" w:rsidRPr="007E4169" w:rsidRDefault="00DB2894" w:rsidP="00DB2894">
      <w:pPr>
        <w:pStyle w:val="CommentText"/>
        <w:rPr>
          <w:lang w:val="en-US"/>
        </w:rPr>
      </w:pPr>
      <w:r>
        <w:rPr>
          <w:rStyle w:val="CommentReference"/>
        </w:rPr>
        <w:annotationRef/>
      </w:r>
      <w:r w:rsidRPr="007E4169">
        <w:rPr>
          <w:lang w:val="en-US"/>
        </w:rPr>
        <w:t xml:space="preserve">Number missing. </w:t>
      </w:r>
    </w:p>
  </w:comment>
  <w:comment w:id="227" w:author="Piotr Siuda" w:date="2023-09-28T17:23:00Z" w:initials="PS">
    <w:p w14:paraId="3D826475" w14:textId="77777777" w:rsidR="00DB2894" w:rsidRPr="00D5511F" w:rsidRDefault="00DB2894" w:rsidP="00DB2894">
      <w:pPr>
        <w:pStyle w:val="CommentText"/>
        <w:rPr>
          <w:lang w:val="en-US"/>
        </w:rPr>
      </w:pPr>
      <w:r>
        <w:rPr>
          <w:rStyle w:val="CommentReference"/>
        </w:rPr>
        <w:annotationRef/>
      </w:r>
      <w:r w:rsidRPr="00D5511F">
        <w:rPr>
          <w:lang w:val="en-US"/>
        </w:rPr>
        <w:t>As mentioned b</w:t>
      </w:r>
      <w:r>
        <w:rPr>
          <w:lang w:val="en-US"/>
        </w:rPr>
        <w:t xml:space="preserve">efore, it’s limited at the moment. </w:t>
      </w:r>
    </w:p>
  </w:comment>
  <w:comment w:id="228" w:author="Piotr Siuda" w:date="2023-09-26T17:59:00Z" w:initials="PS">
    <w:p w14:paraId="4E54C22E" w14:textId="77777777" w:rsidR="00DB2894" w:rsidRPr="003F505C" w:rsidRDefault="00DB2894" w:rsidP="00DB2894">
      <w:pPr>
        <w:pStyle w:val="CommentText"/>
        <w:rPr>
          <w:lang w:val="en-US"/>
        </w:rPr>
      </w:pPr>
      <w:r>
        <w:rPr>
          <w:rStyle w:val="CommentReference"/>
        </w:rPr>
        <w:annotationRef/>
      </w:r>
      <w:r w:rsidRPr="003F505C">
        <w:rPr>
          <w:lang w:val="en-US"/>
        </w:rPr>
        <w:t>Number missing</w:t>
      </w:r>
    </w:p>
  </w:comment>
  <w:comment w:id="229" w:author="Piotr Siuda" w:date="2023-09-26T17:59:00Z" w:initials="PS">
    <w:p w14:paraId="24AA4B36" w14:textId="77777777" w:rsidR="00DB2894" w:rsidRPr="003F505C" w:rsidRDefault="00DB2894" w:rsidP="00DB2894">
      <w:pPr>
        <w:pStyle w:val="CommentText"/>
        <w:rPr>
          <w:lang w:val="en-US"/>
        </w:rPr>
      </w:pPr>
      <w:r>
        <w:rPr>
          <w:rStyle w:val="CommentReference"/>
        </w:rPr>
        <w:annotationRef/>
      </w:r>
      <w:r w:rsidRPr="003F505C">
        <w:rPr>
          <w:lang w:val="en-US"/>
        </w:rPr>
        <w:t>Number missing</w:t>
      </w:r>
    </w:p>
  </w:comment>
  <w:comment w:id="230" w:author="Piotr Siuda" w:date="2023-09-25T13:06:00Z" w:initials="PS">
    <w:p w14:paraId="34140AB2" w14:textId="77777777" w:rsidR="00DB2894" w:rsidRPr="00A35E1A" w:rsidRDefault="00DB2894" w:rsidP="00DB2894">
      <w:pPr>
        <w:pStyle w:val="CommentText"/>
        <w:rPr>
          <w:lang w:val="en-US"/>
        </w:rPr>
      </w:pPr>
      <w:r>
        <w:rPr>
          <w:rStyle w:val="CommentReference"/>
        </w:rPr>
        <w:annotationRef/>
      </w:r>
      <w:r w:rsidRPr="00A35E1A">
        <w:rPr>
          <w:lang w:val="en-US"/>
        </w:rPr>
        <w:t>In Polish this is a n</w:t>
      </w:r>
      <w:r>
        <w:rPr>
          <w:lang w:val="en-US"/>
        </w:rPr>
        <w:t>ice word game as Cebulka means Onion.</w:t>
      </w:r>
    </w:p>
  </w:comment>
  <w:comment w:id="231" w:author="Piotr Siuda" w:date="2023-09-25T13:21:00Z" w:initials="PS">
    <w:p w14:paraId="7FEB0B5A" w14:textId="77777777" w:rsidR="00DB2894" w:rsidRPr="006A2CF6" w:rsidRDefault="00DB2894" w:rsidP="00DB2894">
      <w:pPr>
        <w:pStyle w:val="CommentText"/>
        <w:rPr>
          <w:lang w:val="en-US"/>
        </w:rPr>
      </w:pPr>
      <w:r>
        <w:rPr>
          <w:rStyle w:val="CommentReference"/>
        </w:rPr>
        <w:annotationRef/>
      </w:r>
      <w:r w:rsidRPr="006A2CF6">
        <w:rPr>
          <w:lang w:val="en-US"/>
        </w:rPr>
        <w:t>Number missing.</w:t>
      </w:r>
    </w:p>
  </w:comment>
  <w:comment w:id="232" w:author="Piotr Siuda" w:date="2023-09-28T16:13:00Z" w:initials="PS">
    <w:p w14:paraId="771F80D7" w14:textId="77777777" w:rsidR="00DB2894" w:rsidRPr="006E62E2" w:rsidRDefault="00DB2894" w:rsidP="00DB2894">
      <w:pPr>
        <w:pStyle w:val="CommentText"/>
        <w:rPr>
          <w:lang w:val="en-US"/>
        </w:rPr>
      </w:pPr>
      <w:r>
        <w:rPr>
          <w:rStyle w:val="CommentReference"/>
        </w:rPr>
        <w:annotationRef/>
      </w:r>
      <w:r w:rsidRPr="006E62E2">
        <w:rPr>
          <w:lang w:val="en-US"/>
        </w:rPr>
        <w:t xml:space="preserve">We are </w:t>
      </w:r>
      <w:r>
        <w:rPr>
          <w:lang w:val="en-US"/>
        </w:rPr>
        <w:t xml:space="preserve">currently </w:t>
      </w:r>
      <w:r w:rsidRPr="006E62E2">
        <w:rPr>
          <w:lang w:val="en-US"/>
        </w:rPr>
        <w:t>wor</w:t>
      </w:r>
      <w:r>
        <w:rPr>
          <w:lang w:val="en-US"/>
        </w:rPr>
        <w:t>king to show this activity in numbers.</w:t>
      </w:r>
    </w:p>
  </w:comment>
  <w:comment w:id="233" w:author="Piotr Siuda" w:date="2023-09-25T19:35:00Z" w:initials="PS">
    <w:p w14:paraId="0E9EAFC5" w14:textId="77777777" w:rsidR="00DB2894" w:rsidRPr="008317BE" w:rsidRDefault="00DB2894" w:rsidP="00DB2894">
      <w:pPr>
        <w:pStyle w:val="CommentText"/>
        <w:rPr>
          <w:lang w:val="en-US"/>
        </w:rPr>
      </w:pPr>
      <w:r>
        <w:rPr>
          <w:rStyle w:val="CommentReference"/>
        </w:rPr>
        <w:annotationRef/>
      </w:r>
      <w:r>
        <w:rPr>
          <w:lang w:val="en-US"/>
        </w:rPr>
        <w:t xml:space="preserve">An extra info? </w:t>
      </w:r>
      <w:r w:rsidRPr="008317BE">
        <w:rPr>
          <w:lang w:val="en-US"/>
        </w:rPr>
        <w:t>Not sure whether we will use this (perhaps an interesting point here).</w:t>
      </w:r>
    </w:p>
  </w:comment>
  <w:comment w:id="234" w:author="Piotr Siuda" w:date="2023-09-18T21:42:00Z" w:initials="PS">
    <w:p w14:paraId="5ACB1C62" w14:textId="0437200D" w:rsidR="00410B87" w:rsidRDefault="00410B87">
      <w:pPr>
        <w:pStyle w:val="CommentText"/>
      </w:pPr>
      <w:r>
        <w:rPr>
          <w:rStyle w:val="CommentReference"/>
        </w:rPr>
        <w:annotationRef/>
      </w:r>
      <w:r>
        <w:t xml:space="preserve">I have left it for now. This should be the last section to be written. To compare all sites and answer the RQs. </w:t>
      </w:r>
    </w:p>
  </w:comment>
  <w:comment w:id="235" w:author="Piotr Siuda" w:date="2023-09-18T21:41:00Z" w:initials="PS">
    <w:p w14:paraId="55A47651" w14:textId="11417A67" w:rsidR="004E3F7D" w:rsidRDefault="004E3F7D">
      <w:pPr>
        <w:pStyle w:val="CommentText"/>
      </w:pPr>
      <w:r>
        <w:rPr>
          <w:rStyle w:val="CommentReference"/>
        </w:rPr>
        <w:annotationRef/>
      </w:r>
      <w:r>
        <w:t xml:space="preserve">Very sloppy at the moment. Probably to be handled near the end.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18E485" w15:done="0"/>
  <w15:commentEx w15:paraId="67E1D16B" w15:done="0"/>
  <w15:commentEx w15:paraId="5D2BEBE2" w15:done="0"/>
  <w15:commentEx w15:paraId="53FB778F" w15:paraIdParent="5D2BEBE2" w15:done="0"/>
  <w15:commentEx w15:paraId="781260B1" w15:done="0"/>
  <w15:commentEx w15:paraId="46B14A30" w15:done="0"/>
  <w15:commentEx w15:paraId="53C987A9" w15:done="0"/>
  <w15:commentEx w15:paraId="75664678" w15:done="0"/>
  <w15:commentEx w15:paraId="6FAA4EE5" w15:done="0"/>
  <w15:commentEx w15:paraId="73A19735" w15:done="0"/>
  <w15:commentEx w15:paraId="1EBAA547" w15:done="0"/>
  <w15:commentEx w15:paraId="78D08AB3" w15:done="0"/>
  <w15:commentEx w15:paraId="0D2F60D0" w15:done="0"/>
  <w15:commentEx w15:paraId="17CF3D65" w15:done="0"/>
  <w15:commentEx w15:paraId="1932BB60" w15:done="0"/>
  <w15:commentEx w15:paraId="2609E235" w15:done="0"/>
  <w15:commentEx w15:paraId="29D6B82A" w15:done="0"/>
  <w15:commentEx w15:paraId="4DC60EE2" w15:done="0"/>
  <w15:commentEx w15:paraId="52563491" w15:done="0"/>
  <w15:commentEx w15:paraId="25B08B27" w15:done="0"/>
  <w15:commentEx w15:paraId="096F7E8B" w15:done="0"/>
  <w15:commentEx w15:paraId="2677630B" w15:done="0"/>
  <w15:commentEx w15:paraId="0ACD9430" w15:done="0"/>
  <w15:commentEx w15:paraId="41D0005E" w15:done="0"/>
  <w15:commentEx w15:paraId="55DDCFE2" w15:done="0"/>
  <w15:commentEx w15:paraId="4AE769B9" w15:done="0"/>
  <w15:commentEx w15:paraId="6FE85866" w15:done="0"/>
  <w15:commentEx w15:paraId="43DE0D61" w15:done="0"/>
  <w15:commentEx w15:paraId="58F1907B" w15:done="0"/>
  <w15:commentEx w15:paraId="38B373FF" w15:done="0"/>
  <w15:commentEx w15:paraId="1868329C" w15:done="0"/>
  <w15:commentEx w15:paraId="41E58B3E" w15:done="0"/>
  <w15:commentEx w15:paraId="3198FAD0" w15:done="0"/>
  <w15:commentEx w15:paraId="48A501F1" w15:done="0"/>
  <w15:commentEx w15:paraId="407EB70C" w15:done="0"/>
  <w15:commentEx w15:paraId="4960A485" w15:done="0"/>
  <w15:commentEx w15:paraId="354ED57F" w15:done="0"/>
  <w15:commentEx w15:paraId="1D72A09C" w15:done="0"/>
  <w15:commentEx w15:paraId="3E08A1FF" w15:done="0"/>
  <w15:commentEx w15:paraId="56294CBE" w15:paraIdParent="3E08A1FF" w15:done="0"/>
  <w15:commentEx w15:paraId="6857E52E" w15:done="0"/>
  <w15:commentEx w15:paraId="6F702D00" w15:done="0"/>
  <w15:commentEx w15:paraId="4B73707C" w15:done="0"/>
  <w15:commentEx w15:paraId="1C7F8FAB" w15:done="0"/>
  <w15:commentEx w15:paraId="1EBA6F67" w15:done="0"/>
  <w15:commentEx w15:paraId="30E2ABBF" w15:done="0"/>
  <w15:commentEx w15:paraId="787F05CF" w15:done="0"/>
  <w15:commentEx w15:paraId="2E4E684A" w15:done="0"/>
  <w15:commentEx w15:paraId="74C2CA30" w15:done="0"/>
  <w15:commentEx w15:paraId="61A84A76" w15:paraIdParent="74C2CA30" w15:done="0"/>
  <w15:commentEx w15:paraId="3A3ED627" w15:done="0"/>
  <w15:commentEx w15:paraId="3F1BD5D3" w15:done="0"/>
  <w15:commentEx w15:paraId="1F0D4AE5" w15:done="0"/>
  <w15:commentEx w15:paraId="5DF719EA" w15:done="0"/>
  <w15:commentEx w15:paraId="0B7FB047" w15:done="0"/>
  <w15:commentEx w15:paraId="68A70285" w15:done="0"/>
  <w15:commentEx w15:paraId="1BAAA2D7" w15:done="0"/>
  <w15:commentEx w15:paraId="7138DC8C" w15:done="0"/>
  <w15:commentEx w15:paraId="79021C95" w15:done="0"/>
  <w15:commentEx w15:paraId="52F2B1D3" w15:paraIdParent="79021C95" w15:done="0"/>
  <w15:commentEx w15:paraId="382A4019" w15:done="0"/>
  <w15:commentEx w15:paraId="1F48B8D8" w15:done="0"/>
  <w15:commentEx w15:paraId="51E8E9AB" w15:done="0"/>
  <w15:commentEx w15:paraId="7FB01883" w15:done="0"/>
  <w15:commentEx w15:paraId="73D6FFF4" w15:done="0"/>
  <w15:commentEx w15:paraId="1A261A98" w15:done="0"/>
  <w15:commentEx w15:paraId="4D96140E" w15:done="0"/>
  <w15:commentEx w15:paraId="118C3E45" w15:done="0"/>
  <w15:commentEx w15:paraId="5D612A19" w15:done="0"/>
  <w15:commentEx w15:paraId="7398F37F" w15:done="0"/>
  <w15:commentEx w15:paraId="4DC236FD" w15:done="0"/>
  <w15:commentEx w15:paraId="2EC45876" w15:done="0"/>
  <w15:commentEx w15:paraId="3D826475" w15:done="0"/>
  <w15:commentEx w15:paraId="4E54C22E" w15:done="0"/>
  <w15:commentEx w15:paraId="24AA4B36" w15:done="0"/>
  <w15:commentEx w15:paraId="34140AB2" w15:done="0"/>
  <w15:commentEx w15:paraId="7FEB0B5A" w15:done="0"/>
  <w15:commentEx w15:paraId="771F80D7" w15:done="0"/>
  <w15:commentEx w15:paraId="0E9EAFC5" w15:done="0"/>
  <w15:commentEx w15:paraId="5ACB1C62" w15:done="0"/>
  <w15:commentEx w15:paraId="55A476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6D3" w16cex:dateUtc="2023-09-18T18:51:00Z"/>
  <w16cex:commentExtensible w16cex:durableId="28B336E9" w16cex:dateUtc="2023-09-18T18:51:00Z"/>
  <w16cex:commentExtensible w16cex:durableId="28B33701" w16cex:dateUtc="2023-09-18T18:52:00Z"/>
  <w16cex:commentExtensible w16cex:durableId="28B33775" w16cex:dateUtc="2023-09-18T18:54:00Z"/>
  <w16cex:commentExtensible w16cex:durableId="377DF5E6" w16cex:dateUtc="2023-09-24T15:55:00Z"/>
  <w16cex:commentExtensible w16cex:durableId="28B6A914" w16cex:dateUtc="2023-09-21T09:35:00Z"/>
  <w16cex:commentExtensible w16cex:durableId="6E8960A5" w16cex:dateUtc="2023-09-26T14:04:00Z"/>
  <w16cex:commentExtensible w16cex:durableId="4B1EA567" w16cex:dateUtc="2023-09-24T17:24:00Z"/>
  <w16cex:commentExtensible w16cex:durableId="28B6DBF4" w16cex:dateUtc="2023-09-21T13:12:00Z"/>
  <w16cex:commentExtensible w16cex:durableId="28B339EC" w16cex:dateUtc="2023-09-18T19:04:00Z"/>
  <w16cex:commentExtensible w16cex:durableId="28B33A79" w16cex:dateUtc="2023-09-18T19:07:00Z"/>
  <w16cex:commentExtensible w16cex:durableId="28B33BC2" w16cex:dateUtc="2023-09-18T19:12:00Z"/>
  <w16cex:commentExtensible w16cex:durableId="28B33C98" w16cex:dateUtc="2023-09-18T19:16:00Z"/>
  <w16cex:commentExtensible w16cex:durableId="28B33DAF" w16cex:dateUtc="2023-09-18T19:20:00Z"/>
  <w16cex:commentExtensible w16cex:durableId="28B33D1A" w16cex:dateUtc="2023-09-18T19:18:00Z"/>
  <w16cex:commentExtensible w16cex:durableId="28B33E23" w16cex:dateUtc="2023-09-18T19:22:00Z"/>
  <w16cex:commentExtensible w16cex:durableId="28B33E79" w16cex:dateUtc="2023-09-18T19:24:00Z"/>
  <w16cex:commentExtensible w16cex:durableId="28B33F38" w16cex:dateUtc="2023-09-18T19:27:00Z"/>
  <w16cex:commentExtensible w16cex:durableId="28B3407B" w16cex:dateUtc="2023-09-18T19:32:00Z"/>
  <w16cex:commentExtensible w16cex:durableId="28B340CF" w16cex:dateUtc="2023-09-18T19:34:00Z"/>
  <w16cex:commentExtensible w16cex:durableId="28B34125" w16cex:dateUtc="2023-09-18T19:35:00Z"/>
  <w16cex:commentExtensible w16cex:durableId="28B34141" w16cex:dateUtc="2023-09-18T19:36:00Z"/>
  <w16cex:commentExtensible w16cex:durableId="28B341A5" w16cex:dateUtc="2023-09-18T19:37:00Z"/>
  <w16cex:commentExtensible w16cex:durableId="28B341CC" w16cex:dateUtc="2023-09-18T19:38:00Z"/>
  <w16cex:commentExtensible w16cex:durableId="28B341F2" w16cex:dateUtc="2023-09-18T19:38:00Z"/>
  <w16cex:commentExtensible w16cex:durableId="28B3420B" w16cex:dateUtc="2023-09-18T19:39:00Z"/>
  <w16cex:commentExtensible w16cex:durableId="28B34236" w16cex:dateUtc="2023-09-18T19:40:00Z"/>
  <w16cex:commentExtensible w16cex:durableId="28B6DA1B" w16cex:dateUtc="2023-09-21T13:04:00Z"/>
  <w16cex:commentExtensible w16cex:durableId="28B6DB94" w16cex:dateUtc="2023-09-21T13:11:00Z"/>
  <w16cex:commentExtensible w16cex:durableId="28B6DC53" w16cex:dateUtc="2023-09-21T13:14:00Z"/>
  <w16cex:commentExtensible w16cex:durableId="28B6DD59" w16cex:dateUtc="2023-09-21T13:18:00Z"/>
  <w16cex:commentExtensible w16cex:durableId="28B6DEF4" w16cex:dateUtc="2023-09-21T13:25:00Z"/>
  <w16cex:commentExtensible w16cex:durableId="347C4F3B" w16cex:dateUtc="2023-10-01T11:17:00Z"/>
  <w16cex:commentExtensible w16cex:durableId="28B6E04E" w16cex:dateUtc="2023-09-21T13:31:00Z"/>
  <w16cex:commentExtensible w16cex:durableId="28B6E19E" w16cex:dateUtc="2023-09-21T13:37:00Z"/>
  <w16cex:commentExtensible w16cex:durableId="28B6E3DF" w16cex:dateUtc="2023-09-21T13:46:00Z"/>
  <w16cex:commentExtensible w16cex:durableId="28B6E3D0" w16cex:dateUtc="2023-09-21T13:46:00Z"/>
  <w16cex:commentExtensible w16cex:durableId="28B6E5DD" w16cex:dateUtc="2023-09-21T13:55:00Z"/>
  <w16cex:commentExtensible w16cex:durableId="28B6E81D" w16cex:dateUtc="2023-09-21T14:04:00Z"/>
  <w16cex:commentExtensible w16cex:durableId="28B6E8F4" w16cex:dateUtc="2023-09-21T14:08:00Z"/>
  <w16cex:commentExtensible w16cex:durableId="28B6EB9B" w16cex:dateUtc="2023-09-21T14:19:00Z"/>
  <w16cex:commentExtensible w16cex:durableId="28B6EC57" w16cex:dateUtc="2023-09-21T14:22:00Z"/>
  <w16cex:commentExtensible w16cex:durableId="3EEECB2A" w16cex:dateUtc="2023-10-01T14:56:00Z"/>
  <w16cex:commentExtensible w16cex:durableId="28B6FEEF" w16cex:dateUtc="2023-09-21T15:42:00Z"/>
  <w16cex:commentExtensible w16cex:durableId="28B6FF1A" w16cex:dateUtc="2023-09-21T15:42:00Z"/>
  <w16cex:commentExtensible w16cex:durableId="28B700EC" w16cex:dateUtc="2023-09-21T15:50:00Z"/>
  <w16cex:commentExtensible w16cex:durableId="28B70167" w16cex:dateUtc="2023-09-21T15:52:00Z"/>
  <w16cex:commentExtensible w16cex:durableId="28B704E0" w16cex:dateUtc="2023-09-21T16:07:00Z"/>
  <w16cex:commentExtensible w16cex:durableId="28B70557" w16cex:dateUtc="2023-09-21T16:09:00Z"/>
  <w16cex:commentExtensible w16cex:durableId="28B70645" w16cex:dateUtc="2023-09-21T16:13:00Z"/>
  <w16cex:commentExtensible w16cex:durableId="28B705E9" w16cex:dateUtc="2023-09-21T16:11:00Z"/>
  <w16cex:commentExtensible w16cex:durableId="28B7075C" w16cex:dateUtc="2023-09-21T16:18:00Z"/>
  <w16cex:commentExtensible w16cex:durableId="697A05B3" w16cex:dateUtc="2023-10-01T14:58:00Z"/>
  <w16cex:commentExtensible w16cex:durableId="1C24353C" w16cex:dateUtc="2023-09-28T16:52:00Z"/>
  <w16cex:commentExtensible w16cex:durableId="28B708C7" w16cex:dateUtc="2023-09-21T16:24:00Z"/>
  <w16cex:commentExtensible w16cex:durableId="28B7090D" w16cex:dateUtc="2023-09-21T16:25:00Z"/>
  <w16cex:commentExtensible w16cex:durableId="28B70A5D" w16cex:dateUtc="2023-09-21T16:30:00Z"/>
  <w16cex:commentExtensible w16cex:durableId="0B4F8A63" w16cex:dateUtc="2023-09-24T10:13:00Z"/>
  <w16cex:commentExtensible w16cex:durableId="72926B7F" w16cex:dateUtc="2023-09-24T10:33:00Z"/>
  <w16cex:commentExtensible w16cex:durableId="7D60D3EF" w16cex:dateUtc="2023-09-24T10:26:00Z"/>
  <w16cex:commentExtensible w16cex:durableId="6F85B8B9" w16cex:dateUtc="2023-09-25T15:34:00Z"/>
  <w16cex:commentExtensible w16cex:durableId="55FEC697" w16cex:dateUtc="2023-09-24T10:44:00Z"/>
  <w16cex:commentExtensible w16cex:durableId="46AD73EB" w16cex:dateUtc="2023-09-24T14:08:00Z"/>
  <w16cex:commentExtensible w16cex:durableId="7E04AB69" w16cex:dateUtc="2023-09-24T18:28:00Z"/>
  <w16cex:commentExtensible w16cex:durableId="399AF8BD" w16cex:dateUtc="2023-09-25T10:17:00Z"/>
  <w16cex:commentExtensible w16cex:durableId="5EECECA8" w16cex:dateUtc="2023-09-28T15:23:00Z"/>
  <w16cex:commentExtensible w16cex:durableId="436236FB" w16cex:dateUtc="2023-09-26T15:59:00Z"/>
  <w16cex:commentExtensible w16cex:durableId="2383C6B7" w16cex:dateUtc="2023-09-26T15:59:00Z"/>
  <w16cex:commentExtensible w16cex:durableId="0658909F" w16cex:dateUtc="2023-09-25T11:06:00Z"/>
  <w16cex:commentExtensible w16cex:durableId="2110B478" w16cex:dateUtc="2023-09-25T11:21:00Z"/>
  <w16cex:commentExtensible w16cex:durableId="7E1C6C68" w16cex:dateUtc="2023-09-28T14:13:00Z"/>
  <w16cex:commentExtensible w16cex:durableId="715E7708" w16cex:dateUtc="2023-09-25T17:35:00Z"/>
  <w16cex:commentExtensible w16cex:durableId="28B342AE" w16cex:dateUtc="2023-09-18T19:42:00Z"/>
  <w16cex:commentExtensible w16cex:durableId="28B34274" w16cex:dateUtc="2023-09-18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18E485" w16cid:durableId="28B336D3"/>
  <w16cid:commentId w16cid:paraId="67E1D16B" w16cid:durableId="28B335D8"/>
  <w16cid:commentId w16cid:paraId="5D2BEBE2" w16cid:durableId="28B335D9"/>
  <w16cid:commentId w16cid:paraId="53FB778F" w16cid:durableId="28B336E9"/>
  <w16cid:commentId w16cid:paraId="781260B1" w16cid:durableId="28B33701"/>
  <w16cid:commentId w16cid:paraId="46B14A30" w16cid:durableId="28B33775"/>
  <w16cid:commentId w16cid:paraId="53C987A9" w16cid:durableId="28B335DA"/>
  <w16cid:commentId w16cid:paraId="75664678" w16cid:durableId="28B335DB"/>
  <w16cid:commentId w16cid:paraId="6FAA4EE5" w16cid:durableId="28B335DC"/>
  <w16cid:commentId w16cid:paraId="73A19735" w16cid:durableId="28B335DD"/>
  <w16cid:commentId w16cid:paraId="1EBAA547" w16cid:durableId="377DF5E6"/>
  <w16cid:commentId w16cid:paraId="78D08AB3" w16cid:durableId="28B6A914"/>
  <w16cid:commentId w16cid:paraId="0D2F60D0" w16cid:durableId="6E8960A5"/>
  <w16cid:commentId w16cid:paraId="17CF3D65" w16cid:durableId="4B1EA567"/>
  <w16cid:commentId w16cid:paraId="1932BB60" w16cid:durableId="28B335DE"/>
  <w16cid:commentId w16cid:paraId="2609E235" w16cid:durableId="28B6DBF4"/>
  <w16cid:commentId w16cid:paraId="29D6B82A" w16cid:durableId="28B339EC"/>
  <w16cid:commentId w16cid:paraId="4DC60EE2" w16cid:durableId="28B33A79"/>
  <w16cid:commentId w16cid:paraId="52563491" w16cid:durableId="28B33BC2"/>
  <w16cid:commentId w16cid:paraId="25B08B27" w16cid:durableId="28B33C98"/>
  <w16cid:commentId w16cid:paraId="096F7E8B" w16cid:durableId="28B33DAF"/>
  <w16cid:commentId w16cid:paraId="2677630B" w16cid:durableId="28B33D1A"/>
  <w16cid:commentId w16cid:paraId="0ACD9430" w16cid:durableId="28B33E23"/>
  <w16cid:commentId w16cid:paraId="41D0005E" w16cid:durableId="28B33E79"/>
  <w16cid:commentId w16cid:paraId="55DDCFE2" w16cid:durableId="28B33F38"/>
  <w16cid:commentId w16cid:paraId="4AE769B9" w16cid:durableId="28B3407B"/>
  <w16cid:commentId w16cid:paraId="6FE85866" w16cid:durableId="28B340CF"/>
  <w16cid:commentId w16cid:paraId="43DE0D61" w16cid:durableId="28B34125"/>
  <w16cid:commentId w16cid:paraId="58F1907B" w16cid:durableId="28B34141"/>
  <w16cid:commentId w16cid:paraId="38B373FF" w16cid:durableId="28B341A5"/>
  <w16cid:commentId w16cid:paraId="1868329C" w16cid:durableId="28B341CC"/>
  <w16cid:commentId w16cid:paraId="41E58B3E" w16cid:durableId="28B341F2"/>
  <w16cid:commentId w16cid:paraId="3198FAD0" w16cid:durableId="28B3420B"/>
  <w16cid:commentId w16cid:paraId="48A501F1" w16cid:durableId="28B34236"/>
  <w16cid:commentId w16cid:paraId="407EB70C" w16cid:durableId="28B6DA1B"/>
  <w16cid:commentId w16cid:paraId="4960A485" w16cid:durableId="28B6DB94"/>
  <w16cid:commentId w16cid:paraId="354ED57F" w16cid:durableId="28B6DC53"/>
  <w16cid:commentId w16cid:paraId="1D72A09C" w16cid:durableId="28B6DD59"/>
  <w16cid:commentId w16cid:paraId="3E08A1FF" w16cid:durableId="28B6DEF4"/>
  <w16cid:commentId w16cid:paraId="56294CBE" w16cid:durableId="347C4F3B"/>
  <w16cid:commentId w16cid:paraId="6857E52E" w16cid:durableId="28B6E04E"/>
  <w16cid:commentId w16cid:paraId="6F702D00" w16cid:durableId="28B6E19E"/>
  <w16cid:commentId w16cid:paraId="4B73707C" w16cid:durableId="28B6E3DF"/>
  <w16cid:commentId w16cid:paraId="1C7F8FAB" w16cid:durableId="28B6E3D0"/>
  <w16cid:commentId w16cid:paraId="1EBA6F67" w16cid:durableId="28B6E5DD"/>
  <w16cid:commentId w16cid:paraId="30E2ABBF" w16cid:durableId="28B6E81D"/>
  <w16cid:commentId w16cid:paraId="787F05CF" w16cid:durableId="28B6E8F4"/>
  <w16cid:commentId w16cid:paraId="2E4E684A" w16cid:durableId="28B6EB9B"/>
  <w16cid:commentId w16cid:paraId="74C2CA30" w16cid:durableId="28B6EC57"/>
  <w16cid:commentId w16cid:paraId="61A84A76" w16cid:durableId="3EEECB2A"/>
  <w16cid:commentId w16cid:paraId="3A3ED627" w16cid:durableId="28B6FEEF"/>
  <w16cid:commentId w16cid:paraId="3F1BD5D3" w16cid:durableId="28B6FF1A"/>
  <w16cid:commentId w16cid:paraId="1F0D4AE5" w16cid:durableId="28B700EC"/>
  <w16cid:commentId w16cid:paraId="5DF719EA" w16cid:durableId="28B70167"/>
  <w16cid:commentId w16cid:paraId="0B7FB047" w16cid:durableId="28B704E0"/>
  <w16cid:commentId w16cid:paraId="68A70285" w16cid:durableId="28B70557"/>
  <w16cid:commentId w16cid:paraId="1BAAA2D7" w16cid:durableId="28B70645"/>
  <w16cid:commentId w16cid:paraId="7138DC8C" w16cid:durableId="28B705E9"/>
  <w16cid:commentId w16cid:paraId="79021C95" w16cid:durableId="28B7075C"/>
  <w16cid:commentId w16cid:paraId="52F2B1D3" w16cid:durableId="697A05B3"/>
  <w16cid:commentId w16cid:paraId="382A4019" w16cid:durableId="1C24353C"/>
  <w16cid:commentId w16cid:paraId="1F48B8D8" w16cid:durableId="28B708C7"/>
  <w16cid:commentId w16cid:paraId="51E8E9AB" w16cid:durableId="28B7090D"/>
  <w16cid:commentId w16cid:paraId="7FB01883" w16cid:durableId="28B70A5D"/>
  <w16cid:commentId w16cid:paraId="73D6FFF4" w16cid:durableId="0B4F8A63"/>
  <w16cid:commentId w16cid:paraId="1A261A98" w16cid:durableId="72926B7F"/>
  <w16cid:commentId w16cid:paraId="4D96140E" w16cid:durableId="7D60D3EF"/>
  <w16cid:commentId w16cid:paraId="118C3E45" w16cid:durableId="6F85B8B9"/>
  <w16cid:commentId w16cid:paraId="5D612A19" w16cid:durableId="55FEC697"/>
  <w16cid:commentId w16cid:paraId="7398F37F" w16cid:durableId="46AD73EB"/>
  <w16cid:commentId w16cid:paraId="4DC236FD" w16cid:durableId="7E04AB69"/>
  <w16cid:commentId w16cid:paraId="2EC45876" w16cid:durableId="399AF8BD"/>
  <w16cid:commentId w16cid:paraId="3D826475" w16cid:durableId="5EECECA8"/>
  <w16cid:commentId w16cid:paraId="4E54C22E" w16cid:durableId="436236FB"/>
  <w16cid:commentId w16cid:paraId="24AA4B36" w16cid:durableId="2383C6B7"/>
  <w16cid:commentId w16cid:paraId="34140AB2" w16cid:durableId="0658909F"/>
  <w16cid:commentId w16cid:paraId="7FEB0B5A" w16cid:durableId="2110B478"/>
  <w16cid:commentId w16cid:paraId="771F80D7" w16cid:durableId="7E1C6C68"/>
  <w16cid:commentId w16cid:paraId="0E9EAFC5" w16cid:durableId="715E7708"/>
  <w16cid:commentId w16cid:paraId="5ACB1C62" w16cid:durableId="28B342AE"/>
  <w16cid:commentId w16cid:paraId="55A47651" w16cid:durableId="28B342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480E8" w14:textId="77777777" w:rsidR="00AA60AA" w:rsidRDefault="00AA60AA" w:rsidP="00DB2894">
      <w:pPr>
        <w:spacing w:line="240" w:lineRule="auto"/>
      </w:pPr>
      <w:r>
        <w:separator/>
      </w:r>
    </w:p>
  </w:endnote>
  <w:endnote w:type="continuationSeparator" w:id="0">
    <w:p w14:paraId="64A78150" w14:textId="77777777" w:rsidR="00AA60AA" w:rsidRDefault="00AA60AA" w:rsidP="00DB28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AFC3" w14:textId="77777777" w:rsidR="00FC1C97" w:rsidRDefault="00FC1C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632" w14:textId="77777777" w:rsidR="00FC1C97" w:rsidRDefault="00FC1C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2F4D2" w14:textId="77777777" w:rsidR="00FC1C97" w:rsidRDefault="00FC1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29096" w14:textId="77777777" w:rsidR="00AA60AA" w:rsidRDefault="00AA60AA" w:rsidP="00DB2894">
      <w:pPr>
        <w:spacing w:line="240" w:lineRule="auto"/>
      </w:pPr>
      <w:r>
        <w:separator/>
      </w:r>
    </w:p>
  </w:footnote>
  <w:footnote w:type="continuationSeparator" w:id="0">
    <w:p w14:paraId="509E1C49" w14:textId="77777777" w:rsidR="00AA60AA" w:rsidRDefault="00AA60AA" w:rsidP="00DB2894">
      <w:pPr>
        <w:spacing w:line="240" w:lineRule="auto"/>
      </w:pPr>
      <w:r>
        <w:continuationSeparator/>
      </w:r>
    </w:p>
  </w:footnote>
  <w:footnote w:id="1">
    <w:p w14:paraId="78C9CF30" w14:textId="77777777" w:rsidR="00DB2894" w:rsidRPr="00BC4C75" w:rsidRDefault="00DB2894" w:rsidP="00DB2894">
      <w:pPr>
        <w:pStyle w:val="FootnoteText"/>
        <w:rPr>
          <w:rFonts w:ascii="Times New Roman" w:hAnsi="Times New Roman"/>
        </w:rPr>
      </w:pPr>
      <w:r w:rsidRPr="00BC4C75">
        <w:rPr>
          <w:rStyle w:val="FootnoteReference"/>
          <w:rFonts w:ascii="Times New Roman" w:hAnsi="Times New Roman"/>
        </w:rPr>
        <w:footnoteRef/>
      </w:r>
      <w:r w:rsidRPr="00BC4C75">
        <w:rPr>
          <w:rFonts w:ascii="Times New Roman" w:hAnsi="Times New Roman"/>
        </w:rPr>
        <w:t xml:space="preserve"> http://cebulka7uxchnbpvmqapg5pfos4ngaxglsktzvha7a5rigndghvadeyd.onion/viewtopic.php?id=15486</w:t>
      </w:r>
    </w:p>
  </w:footnote>
  <w:footnote w:id="2">
    <w:p w14:paraId="711E4E3C" w14:textId="77777777" w:rsidR="00DB2894" w:rsidRPr="00BC4C75" w:rsidRDefault="00DB2894" w:rsidP="00DB2894">
      <w:pPr>
        <w:pStyle w:val="FootnoteText"/>
        <w:rPr>
          <w:rFonts w:ascii="Times New Roman" w:hAnsi="Times New Roman"/>
        </w:rPr>
      </w:pPr>
      <w:r w:rsidRPr="00BC4C75">
        <w:rPr>
          <w:rStyle w:val="FootnoteReference"/>
          <w:rFonts w:ascii="Times New Roman" w:hAnsi="Times New Roman"/>
        </w:rPr>
        <w:footnoteRef/>
      </w:r>
      <w:r w:rsidRPr="00BC4C75">
        <w:rPr>
          <w:rFonts w:ascii="Times New Roman" w:hAnsi="Times New Roman"/>
        </w:rPr>
        <w:t xml:space="preserve"> </w:t>
      </w:r>
      <w:hyperlink r:id="rId1" w:history="1">
        <w:r w:rsidRPr="00BC4C75">
          <w:rPr>
            <w:rStyle w:val="Hyperlink"/>
            <w:rFonts w:ascii="Times New Roman" w:hAnsi="Times New Roman"/>
          </w:rPr>
          <w:t>http://cebulka7uxchnbpvmqapg5pfos4ngaxglsktzvha7a5rigndghvadeyd.onion/viewtopic.php?id=322</w:t>
        </w:r>
      </w:hyperlink>
      <w:r w:rsidRPr="00BC4C75">
        <w:rPr>
          <w:rFonts w:ascii="Times New Roman" w:hAnsi="Times New Roman"/>
        </w:rPr>
        <w:t xml:space="preserve"> </w:t>
      </w:r>
    </w:p>
  </w:footnote>
  <w:footnote w:id="3">
    <w:p w14:paraId="32AC3FEB" w14:textId="77777777" w:rsidR="00DB2894" w:rsidRPr="00BC4C75" w:rsidRDefault="00DB2894" w:rsidP="00DB2894">
      <w:pPr>
        <w:pStyle w:val="FootnoteText"/>
        <w:rPr>
          <w:rFonts w:ascii="Times New Roman" w:hAnsi="Times New Roman"/>
        </w:rPr>
      </w:pPr>
      <w:r w:rsidRPr="00BC4C75">
        <w:rPr>
          <w:rStyle w:val="FootnoteReference"/>
          <w:rFonts w:ascii="Times New Roman" w:hAnsi="Times New Roman"/>
        </w:rPr>
        <w:footnoteRef/>
      </w:r>
      <w:r w:rsidRPr="00BC4C75">
        <w:rPr>
          <w:rFonts w:ascii="Times New Roman" w:hAnsi="Times New Roman"/>
        </w:rPr>
        <w:t xml:space="preserve"> </w:t>
      </w:r>
      <w:hyperlink r:id="rId2" w:history="1">
        <w:r w:rsidRPr="00BC4C75">
          <w:rPr>
            <w:rStyle w:val="Hyperlink"/>
            <w:rFonts w:ascii="Times New Roman" w:hAnsi="Times New Roman"/>
          </w:rPr>
          <w:t>http://cebulka7uxchnbpvmqapg5pfos4ngaxglsktzvha7a5rigndghvadeyd.onion/viewtopic.php?id=322</w:t>
        </w:r>
      </w:hyperlink>
      <w:r w:rsidRPr="00BC4C75">
        <w:rPr>
          <w:rFonts w:ascii="Times New Roman" w:hAnsi="Times New Roman"/>
        </w:rPr>
        <w:t xml:space="preserve"> </w:t>
      </w:r>
    </w:p>
  </w:footnote>
  <w:footnote w:id="4">
    <w:p w14:paraId="151CF869"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See e.g. </w:t>
      </w:r>
      <w:hyperlink r:id="rId3" w:history="1">
        <w:r w:rsidRPr="00BC4C75">
          <w:rPr>
            <w:rStyle w:val="Hyperlink"/>
            <w:rFonts w:ascii="Times New Roman" w:hAnsi="Times New Roman"/>
            <w:lang w:val="en-US"/>
          </w:rPr>
          <w:t>http://cebulka7uxchnbpvmqapg5pfos4ngaxglsktzvha7a5rigndghvadeyd.onion/viewtopic.php?id=19558</w:t>
        </w:r>
      </w:hyperlink>
      <w:r w:rsidRPr="00BC4C75">
        <w:rPr>
          <w:rFonts w:ascii="Times New Roman" w:hAnsi="Times New Roman"/>
          <w:lang w:val="en-US"/>
        </w:rPr>
        <w:t xml:space="preserve">; </w:t>
      </w:r>
      <w:hyperlink r:id="rId4" w:history="1">
        <w:r w:rsidRPr="00BC4C75">
          <w:rPr>
            <w:rStyle w:val="Hyperlink"/>
            <w:rFonts w:ascii="Times New Roman" w:hAnsi="Times New Roman"/>
            <w:lang w:val="en-US"/>
          </w:rPr>
          <w:t>http://cebulka7uxchnbpvmqapg5pfos4ngaxglsktzvha7a5rigndghvadeyd.onion/viewtopic.php?id=18767</w:t>
        </w:r>
      </w:hyperlink>
      <w:r w:rsidRPr="00BC4C75">
        <w:rPr>
          <w:rFonts w:ascii="Times New Roman" w:hAnsi="Times New Roman"/>
          <w:lang w:val="en-US"/>
        </w:rPr>
        <w:t xml:space="preserve">; </w:t>
      </w:r>
      <w:hyperlink r:id="rId5" w:history="1">
        <w:r w:rsidRPr="00BC4C75">
          <w:rPr>
            <w:rStyle w:val="Hyperlink"/>
            <w:rFonts w:ascii="Times New Roman" w:hAnsi="Times New Roman"/>
            <w:lang w:val="en-US"/>
          </w:rPr>
          <w:t>http://cebulka7uxchnbpvmqapg5pfos4ngaxglsktzvha7a5rigndghvadeyd.onion/viewtopic.php?id=16696</w:t>
        </w:r>
      </w:hyperlink>
      <w:r w:rsidRPr="00BC4C75">
        <w:rPr>
          <w:rFonts w:ascii="Times New Roman" w:hAnsi="Times New Roman"/>
          <w:lang w:val="en-US"/>
        </w:rPr>
        <w:t xml:space="preserve">. </w:t>
      </w:r>
    </w:p>
  </w:footnote>
  <w:footnote w:id="5">
    <w:p w14:paraId="1372860D"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6" w:history="1">
        <w:r w:rsidRPr="00BC4C75">
          <w:rPr>
            <w:rStyle w:val="Hyperlink"/>
            <w:rFonts w:ascii="Times New Roman" w:hAnsi="Times New Roman"/>
            <w:lang w:val="en-US"/>
          </w:rPr>
          <w:t>http://cebulka7uxchnbpvmqapg5pfos4ngaxglsktzvha7a5rigndghvadeyd.onion/viewforum.php?id=21</w:t>
        </w:r>
      </w:hyperlink>
      <w:r w:rsidRPr="00BC4C75">
        <w:rPr>
          <w:rFonts w:ascii="Times New Roman" w:hAnsi="Times New Roman"/>
          <w:lang w:val="en-US"/>
        </w:rPr>
        <w:t xml:space="preserve"> </w:t>
      </w:r>
    </w:p>
  </w:footnote>
  <w:footnote w:id="6">
    <w:p w14:paraId="2B8D5327"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7" w:history="1">
        <w:r w:rsidRPr="00BC4C75">
          <w:rPr>
            <w:rStyle w:val="Hyperlink"/>
            <w:rFonts w:ascii="Times New Roman" w:hAnsi="Times New Roman"/>
            <w:lang w:val="en-US"/>
          </w:rPr>
          <w:t>http://cebulka7uxchnbpvmqapg5pfos4ngaxglsktzvha7a5rigndghvadeyd.onion/viewtopic.php?id=15628</w:t>
        </w:r>
      </w:hyperlink>
      <w:r w:rsidRPr="00BC4C75">
        <w:rPr>
          <w:rFonts w:ascii="Times New Roman" w:hAnsi="Times New Roman"/>
          <w:lang w:val="en-US"/>
        </w:rPr>
        <w:t xml:space="preserve"> </w:t>
      </w:r>
    </w:p>
  </w:footnote>
  <w:footnote w:id="7">
    <w:p w14:paraId="67BBBC02"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8" w:history="1">
        <w:r w:rsidRPr="00BC4C75">
          <w:rPr>
            <w:rStyle w:val="Hyperlink"/>
            <w:rFonts w:ascii="Times New Roman" w:hAnsi="Times New Roman"/>
            <w:lang w:val="en-US"/>
          </w:rPr>
          <w:t>http://cebulka7uxchnbpvmqapg5pfos4ngaxglsktzvha7a5rigndghvadeyd.onion/viewtopic.php?id=12886%20</w:t>
        </w:r>
      </w:hyperlink>
      <w:r w:rsidRPr="00BC4C75">
        <w:rPr>
          <w:rFonts w:ascii="Times New Roman" w:hAnsi="Times New Roman"/>
          <w:lang w:val="en-US"/>
        </w:rPr>
        <w:t xml:space="preserve"> </w:t>
      </w:r>
    </w:p>
  </w:footnote>
  <w:footnote w:id="8">
    <w:p w14:paraId="28288573"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9" w:history="1">
        <w:r w:rsidRPr="00BC4C75">
          <w:rPr>
            <w:rStyle w:val="Hyperlink"/>
            <w:rFonts w:ascii="Times New Roman" w:hAnsi="Times New Roman"/>
            <w:lang w:val="en-US"/>
          </w:rPr>
          <w:t>http://cebulka7uxchnbpvmqapg5pfos4ngaxglsktzvha7a5rigndghvadeyd.onion/viewtopic.php?id=12886&amp;p=2</w:t>
        </w:r>
      </w:hyperlink>
      <w:r w:rsidRPr="00BC4C75">
        <w:rPr>
          <w:rFonts w:ascii="Times New Roman" w:hAnsi="Times New Roman"/>
          <w:lang w:val="en-US"/>
        </w:rPr>
        <w:t xml:space="preserve"> </w:t>
      </w:r>
    </w:p>
  </w:footnote>
  <w:footnote w:id="9">
    <w:p w14:paraId="359455C2"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10" w:history="1">
        <w:r w:rsidRPr="00BC4C75">
          <w:rPr>
            <w:rStyle w:val="Hyperlink"/>
            <w:rFonts w:ascii="Times New Roman" w:hAnsi="Times New Roman"/>
            <w:lang w:val="en-US"/>
          </w:rPr>
          <w:t>http://cebulka7uxchnbpvmqapg5pfos4ngaxglsktzvha7a5rigndghvadeyd.onion/viewtopic.php?id=12886&amp;p=2</w:t>
        </w:r>
      </w:hyperlink>
      <w:r w:rsidRPr="00BC4C75">
        <w:rPr>
          <w:rFonts w:ascii="Times New Roman" w:hAnsi="Times New Roman"/>
          <w:lang w:val="en-US"/>
        </w:rPr>
        <w:t xml:space="preserve"> </w:t>
      </w:r>
    </w:p>
  </w:footnote>
  <w:footnote w:id="10">
    <w:p w14:paraId="16AACA2C"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11" w:history="1">
        <w:r w:rsidRPr="00BC4C75">
          <w:rPr>
            <w:rStyle w:val="Hyperlink"/>
            <w:rFonts w:ascii="Times New Roman" w:hAnsi="Times New Roman"/>
            <w:lang w:val="en-US"/>
          </w:rPr>
          <w:t>http://cebulka7uxchnbpvmqapg5pfos4ngaxglsktzvha7a5rigndghvadeyd.onion/viewtopic.php?id=12886&amp;p=2</w:t>
        </w:r>
      </w:hyperlink>
      <w:r w:rsidRPr="00BC4C75">
        <w:rPr>
          <w:rFonts w:ascii="Times New Roman" w:hAnsi="Times New Roman"/>
          <w:lang w:val="en-US"/>
        </w:rPr>
        <w:t xml:space="preserve"> </w:t>
      </w:r>
    </w:p>
  </w:footnote>
  <w:footnote w:id="11">
    <w:p w14:paraId="311AB388" w14:textId="77777777" w:rsidR="00DB2894" w:rsidRPr="00BC4C75" w:rsidRDefault="00DB2894" w:rsidP="00DB2894">
      <w:pPr>
        <w:pStyle w:val="FootnoteText"/>
        <w:rPr>
          <w:rFonts w:ascii="Times New Roman" w:hAnsi="Times New Roman"/>
          <w:lang w:val="en-US"/>
        </w:rPr>
      </w:pPr>
      <w:r w:rsidRPr="00BC4C75">
        <w:rPr>
          <w:rStyle w:val="FootnoteReference"/>
          <w:rFonts w:ascii="Times New Roman" w:hAnsi="Times New Roman"/>
        </w:rPr>
        <w:footnoteRef/>
      </w:r>
      <w:r w:rsidRPr="00BC4C75">
        <w:rPr>
          <w:rFonts w:ascii="Times New Roman" w:hAnsi="Times New Roman"/>
          <w:lang w:val="en-US"/>
        </w:rPr>
        <w:t xml:space="preserve"> </w:t>
      </w:r>
      <w:hyperlink r:id="rId12" w:history="1">
        <w:r w:rsidRPr="00BC4C75">
          <w:rPr>
            <w:rStyle w:val="Hyperlink"/>
            <w:rFonts w:ascii="Times New Roman" w:hAnsi="Times New Roman"/>
            <w:lang w:val="en-US"/>
          </w:rPr>
          <w:t>http://cebulka7uxchnbpvmqapg5pfos4ngaxglsktzvha7a5rigndghvadeyd.onion/viewtopic.php?id=12886&amp;p=2</w:t>
        </w:r>
      </w:hyperlink>
      <w:r w:rsidRPr="00BC4C75">
        <w:rPr>
          <w:rFonts w:ascii="Times New Roman" w:hAnsi="Times New Roman"/>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D0ED" w14:textId="77777777" w:rsidR="00FC1C97" w:rsidRDefault="00FC1C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14011" w14:textId="77777777" w:rsidR="00FC1C97" w:rsidRDefault="00FC1C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163C" w14:textId="77777777" w:rsidR="00FC1C97" w:rsidRDefault="00FC1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484C"/>
    <w:multiLevelType w:val="hybridMultilevel"/>
    <w:tmpl w:val="1AE2D8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A5073F5"/>
    <w:multiLevelType w:val="hybridMultilevel"/>
    <w:tmpl w:val="B7F00B6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B2A7BE6"/>
    <w:multiLevelType w:val="hybridMultilevel"/>
    <w:tmpl w:val="F98CF9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BE049C8"/>
    <w:multiLevelType w:val="hybridMultilevel"/>
    <w:tmpl w:val="7992440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D150F7A"/>
    <w:multiLevelType w:val="hybridMultilevel"/>
    <w:tmpl w:val="E06646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3846B88"/>
    <w:multiLevelType w:val="hybridMultilevel"/>
    <w:tmpl w:val="238E53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0452E2C"/>
    <w:multiLevelType w:val="hybridMultilevel"/>
    <w:tmpl w:val="6276AF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0B43D65"/>
    <w:multiLevelType w:val="hybridMultilevel"/>
    <w:tmpl w:val="3DC29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33F51D3"/>
    <w:multiLevelType w:val="multilevel"/>
    <w:tmpl w:val="C4A2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F14BF"/>
    <w:multiLevelType w:val="hybridMultilevel"/>
    <w:tmpl w:val="29E45F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82177CC"/>
    <w:multiLevelType w:val="hybridMultilevel"/>
    <w:tmpl w:val="25FC93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9F06C91"/>
    <w:multiLevelType w:val="hybridMultilevel"/>
    <w:tmpl w:val="A2C00C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F543892"/>
    <w:multiLevelType w:val="hybridMultilevel"/>
    <w:tmpl w:val="F28EB5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683B86"/>
    <w:multiLevelType w:val="hybridMultilevel"/>
    <w:tmpl w:val="677A0A6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68F2E20"/>
    <w:multiLevelType w:val="hybridMultilevel"/>
    <w:tmpl w:val="941091C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84552459">
    <w:abstractNumId w:val="8"/>
  </w:num>
  <w:num w:numId="2" w16cid:durableId="1518042258">
    <w:abstractNumId w:val="7"/>
  </w:num>
  <w:num w:numId="3" w16cid:durableId="969820195">
    <w:abstractNumId w:val="4"/>
  </w:num>
  <w:num w:numId="4" w16cid:durableId="2088384994">
    <w:abstractNumId w:val="5"/>
  </w:num>
  <w:num w:numId="5" w16cid:durableId="714742880">
    <w:abstractNumId w:val="9"/>
  </w:num>
  <w:num w:numId="6" w16cid:durableId="1185940932">
    <w:abstractNumId w:val="10"/>
  </w:num>
  <w:num w:numId="7" w16cid:durableId="1240287241">
    <w:abstractNumId w:val="2"/>
  </w:num>
  <w:num w:numId="8" w16cid:durableId="742796224">
    <w:abstractNumId w:val="6"/>
  </w:num>
  <w:num w:numId="9" w16cid:durableId="1616331989">
    <w:abstractNumId w:val="12"/>
  </w:num>
  <w:num w:numId="10" w16cid:durableId="1215462007">
    <w:abstractNumId w:val="11"/>
  </w:num>
  <w:num w:numId="11" w16cid:durableId="1687948031">
    <w:abstractNumId w:val="0"/>
  </w:num>
  <w:num w:numId="12" w16cid:durableId="1015041396">
    <w:abstractNumId w:val="1"/>
  </w:num>
  <w:num w:numId="13" w16cid:durableId="1434781408">
    <w:abstractNumId w:val="13"/>
  </w:num>
  <w:num w:numId="14" w16cid:durableId="1911764569">
    <w:abstractNumId w:val="3"/>
  </w:num>
  <w:num w:numId="15" w16cid:durableId="104702343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otr Siuda">
    <w15:presenceInfo w15:providerId="Windows Live" w15:userId="726b25574ad5ff1d"/>
  </w15:person>
  <w15:person w15:author="Haitao Shi">
    <w15:presenceInfo w15:providerId="AD" w15:userId="S::s1312961@ed.ac.uk::f8033a38-b67c-402a-b467-f1701b50f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A2B"/>
    <w:rsid w:val="00015935"/>
    <w:rsid w:val="00016B9E"/>
    <w:rsid w:val="00062A58"/>
    <w:rsid w:val="00117B14"/>
    <w:rsid w:val="00187C77"/>
    <w:rsid w:val="001B523F"/>
    <w:rsid w:val="00256DC8"/>
    <w:rsid w:val="00260247"/>
    <w:rsid w:val="00275BBA"/>
    <w:rsid w:val="002869B7"/>
    <w:rsid w:val="002A33E3"/>
    <w:rsid w:val="002F6F45"/>
    <w:rsid w:val="00332A2B"/>
    <w:rsid w:val="0034643D"/>
    <w:rsid w:val="003A14CF"/>
    <w:rsid w:val="003F506F"/>
    <w:rsid w:val="00410B87"/>
    <w:rsid w:val="00417BA2"/>
    <w:rsid w:val="00457681"/>
    <w:rsid w:val="004D2F7A"/>
    <w:rsid w:val="004D4C97"/>
    <w:rsid w:val="004E3F7D"/>
    <w:rsid w:val="00502E6D"/>
    <w:rsid w:val="00513945"/>
    <w:rsid w:val="0056787F"/>
    <w:rsid w:val="00597095"/>
    <w:rsid w:val="006672CD"/>
    <w:rsid w:val="00811CAB"/>
    <w:rsid w:val="00836149"/>
    <w:rsid w:val="008476B8"/>
    <w:rsid w:val="008A0F26"/>
    <w:rsid w:val="00907000"/>
    <w:rsid w:val="0091036A"/>
    <w:rsid w:val="009B1C23"/>
    <w:rsid w:val="00A90F9D"/>
    <w:rsid w:val="00AA60AA"/>
    <w:rsid w:val="00B20121"/>
    <w:rsid w:val="00B83922"/>
    <w:rsid w:val="00C0566F"/>
    <w:rsid w:val="00C15B74"/>
    <w:rsid w:val="00C65518"/>
    <w:rsid w:val="00D07AE9"/>
    <w:rsid w:val="00D82CCD"/>
    <w:rsid w:val="00D9385B"/>
    <w:rsid w:val="00DB2894"/>
    <w:rsid w:val="00DF3407"/>
    <w:rsid w:val="00DF50FE"/>
    <w:rsid w:val="00E14B27"/>
    <w:rsid w:val="00F26E34"/>
    <w:rsid w:val="00FC1C97"/>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A49D8D"/>
  <w15:docId w15:val="{9C249D28-E649-4069-A751-5CC89BA2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36149"/>
    <w:rPr>
      <w:b/>
      <w:bCs/>
    </w:rPr>
  </w:style>
  <w:style w:type="character" w:customStyle="1" w:styleId="CommentSubjectChar">
    <w:name w:val="Comment Subject Char"/>
    <w:basedOn w:val="CommentTextChar"/>
    <w:link w:val="CommentSubject"/>
    <w:uiPriority w:val="99"/>
    <w:semiHidden/>
    <w:rsid w:val="00836149"/>
    <w:rPr>
      <w:b/>
      <w:bCs/>
      <w:sz w:val="20"/>
      <w:szCs w:val="20"/>
    </w:rPr>
  </w:style>
  <w:style w:type="paragraph" w:styleId="Revision">
    <w:name w:val="Revision"/>
    <w:hidden/>
    <w:uiPriority w:val="99"/>
    <w:semiHidden/>
    <w:rsid w:val="00836149"/>
    <w:pPr>
      <w:spacing w:line="240" w:lineRule="auto"/>
    </w:pPr>
  </w:style>
  <w:style w:type="character" w:styleId="Hyperlink">
    <w:name w:val="Hyperlink"/>
    <w:basedOn w:val="DefaultParagraphFont"/>
    <w:uiPriority w:val="99"/>
    <w:unhideWhenUsed/>
    <w:rsid w:val="009B1C23"/>
    <w:rPr>
      <w:color w:val="0000FF" w:themeColor="hyperlink"/>
      <w:u w:val="single"/>
    </w:rPr>
  </w:style>
  <w:style w:type="character" w:styleId="UnresolvedMention">
    <w:name w:val="Unresolved Mention"/>
    <w:basedOn w:val="DefaultParagraphFont"/>
    <w:uiPriority w:val="99"/>
    <w:semiHidden/>
    <w:unhideWhenUsed/>
    <w:rsid w:val="009B1C23"/>
    <w:rPr>
      <w:color w:val="605E5C"/>
      <w:shd w:val="clear" w:color="auto" w:fill="E1DFDD"/>
    </w:rPr>
  </w:style>
  <w:style w:type="paragraph" w:styleId="ListParagraph">
    <w:name w:val="List Paragraph"/>
    <w:basedOn w:val="Normal"/>
    <w:uiPriority w:val="34"/>
    <w:qFormat/>
    <w:rsid w:val="00907000"/>
    <w:pPr>
      <w:ind w:left="720"/>
      <w:contextualSpacing/>
    </w:pPr>
  </w:style>
  <w:style w:type="table" w:styleId="TableGrid">
    <w:name w:val="Table Grid"/>
    <w:basedOn w:val="TableNormal"/>
    <w:uiPriority w:val="39"/>
    <w:rsid w:val="00DB2894"/>
    <w:pPr>
      <w:spacing w:line="240" w:lineRule="auto"/>
    </w:pPr>
    <w:rPr>
      <w:rFonts w:ascii="Calibri" w:eastAsia="Calibri" w:hAnsi="Calibri" w:cs="Times New Roman"/>
      <w:kern w:val="2"/>
      <w:lang w:val="pl-PL"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2894"/>
    <w:pPr>
      <w:spacing w:line="240" w:lineRule="auto"/>
    </w:pPr>
    <w:rPr>
      <w:rFonts w:ascii="Calibri" w:eastAsia="Calibri" w:hAnsi="Calibri" w:cs="Times New Roman"/>
      <w:kern w:val="2"/>
      <w:sz w:val="20"/>
      <w:szCs w:val="20"/>
      <w:lang w:val="pl-PL" w:eastAsia="en-US"/>
      <w14:ligatures w14:val="standardContextual"/>
    </w:rPr>
  </w:style>
  <w:style w:type="character" w:customStyle="1" w:styleId="FootnoteTextChar">
    <w:name w:val="Footnote Text Char"/>
    <w:basedOn w:val="DefaultParagraphFont"/>
    <w:link w:val="FootnoteText"/>
    <w:uiPriority w:val="99"/>
    <w:semiHidden/>
    <w:rsid w:val="00DB2894"/>
    <w:rPr>
      <w:rFonts w:ascii="Calibri" w:eastAsia="Calibri" w:hAnsi="Calibri" w:cs="Times New Roman"/>
      <w:kern w:val="2"/>
      <w:sz w:val="20"/>
      <w:szCs w:val="20"/>
      <w:lang w:val="pl-PL" w:eastAsia="en-US"/>
      <w14:ligatures w14:val="standardContextual"/>
    </w:rPr>
  </w:style>
  <w:style w:type="character" w:styleId="FootnoteReference">
    <w:name w:val="footnote reference"/>
    <w:basedOn w:val="DefaultParagraphFont"/>
    <w:uiPriority w:val="99"/>
    <w:semiHidden/>
    <w:unhideWhenUsed/>
    <w:rsid w:val="00DB2894"/>
    <w:rPr>
      <w:vertAlign w:val="superscript"/>
    </w:rPr>
  </w:style>
  <w:style w:type="paragraph" w:styleId="Header">
    <w:name w:val="header"/>
    <w:basedOn w:val="Normal"/>
    <w:link w:val="HeaderChar"/>
    <w:uiPriority w:val="99"/>
    <w:unhideWhenUsed/>
    <w:rsid w:val="00FC1C97"/>
    <w:pPr>
      <w:tabs>
        <w:tab w:val="center" w:pos="4513"/>
        <w:tab w:val="right" w:pos="9026"/>
      </w:tabs>
      <w:spacing w:line="240" w:lineRule="auto"/>
    </w:pPr>
  </w:style>
  <w:style w:type="character" w:customStyle="1" w:styleId="HeaderChar">
    <w:name w:val="Header Char"/>
    <w:basedOn w:val="DefaultParagraphFont"/>
    <w:link w:val="Header"/>
    <w:uiPriority w:val="99"/>
    <w:rsid w:val="00FC1C97"/>
  </w:style>
  <w:style w:type="paragraph" w:styleId="Footer">
    <w:name w:val="footer"/>
    <w:basedOn w:val="Normal"/>
    <w:link w:val="FooterChar"/>
    <w:uiPriority w:val="99"/>
    <w:unhideWhenUsed/>
    <w:rsid w:val="00FC1C97"/>
    <w:pPr>
      <w:tabs>
        <w:tab w:val="center" w:pos="4513"/>
        <w:tab w:val="right" w:pos="9026"/>
      </w:tabs>
      <w:spacing w:line="240" w:lineRule="auto"/>
    </w:pPr>
  </w:style>
  <w:style w:type="character" w:customStyle="1" w:styleId="FooterChar">
    <w:name w:val="Footer Char"/>
    <w:basedOn w:val="DefaultParagraphFont"/>
    <w:link w:val="Footer"/>
    <w:uiPriority w:val="99"/>
    <w:rsid w:val="00FC1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93093">
      <w:bodyDiv w:val="1"/>
      <w:marLeft w:val="0"/>
      <w:marRight w:val="0"/>
      <w:marTop w:val="0"/>
      <w:marBottom w:val="0"/>
      <w:divBdr>
        <w:top w:val="none" w:sz="0" w:space="0" w:color="auto"/>
        <w:left w:val="none" w:sz="0" w:space="0" w:color="auto"/>
        <w:bottom w:val="none" w:sz="0" w:space="0" w:color="auto"/>
        <w:right w:val="none" w:sz="0" w:space="0" w:color="auto"/>
      </w:divBdr>
    </w:div>
    <w:div w:id="897784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nemesis555nchzn2dogee6mlc7xxgeeshqirmh3yzn4lo5cnd4s5a4yd.onion/"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creativecommons.org/licenses/by/4.0/"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tsattickdplsh2i2xqzlybvreiuppgoqsicmzkrotuudnk7h665ukgid.onion/"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cebulka7uxchnbpvmqapg5pfos4ngaxglsktzvha7a5rigndghvadeyd.onion/"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yperlink" Target="https://mega.nz/folder/CNAlwJ7a"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_rels/footnotes.xml.rels><?xml version="1.0" encoding="UTF-8" standalone="yes"?>
<Relationships xmlns="http://schemas.openxmlformats.org/package/2006/relationships"><Relationship Id="rId8" Type="http://schemas.openxmlformats.org/officeDocument/2006/relationships/hyperlink" Target="http://cebulka7uxchnbpvmqapg5pfos4ngaxglsktzvha7a5rigndghvadeyd.onion/viewtopic.php?id=12886%20" TargetMode="External"/><Relationship Id="rId3" Type="http://schemas.openxmlformats.org/officeDocument/2006/relationships/hyperlink" Target="http://cebulka7uxchnbpvmqapg5pfos4ngaxglsktzvha7a5rigndghvadeyd.onion/viewtopic.php?id=19558" TargetMode="External"/><Relationship Id="rId7" Type="http://schemas.openxmlformats.org/officeDocument/2006/relationships/hyperlink" Target="http://cebulka7uxchnbpvmqapg5pfos4ngaxglsktzvha7a5rigndghvadeyd.onion/viewtopic.php?id=15628" TargetMode="External"/><Relationship Id="rId12" Type="http://schemas.openxmlformats.org/officeDocument/2006/relationships/hyperlink" Target="http://cebulka7uxchnbpvmqapg5pfos4ngaxglsktzvha7a5rigndghvadeyd.onion/viewtopic.php?id=12886&amp;p=2" TargetMode="External"/><Relationship Id="rId2" Type="http://schemas.openxmlformats.org/officeDocument/2006/relationships/hyperlink" Target="http://cebulka7uxchnbpvmqapg5pfos4ngaxglsktzvha7a5rigndghvadeyd.onion/viewtopic.php?id=322" TargetMode="External"/><Relationship Id="rId1" Type="http://schemas.openxmlformats.org/officeDocument/2006/relationships/hyperlink" Target="http://cebulka7uxchnbpvmqapg5pfos4ngaxglsktzvha7a5rigndghvadeyd.onion/viewtopic.php?id=322" TargetMode="External"/><Relationship Id="rId6" Type="http://schemas.openxmlformats.org/officeDocument/2006/relationships/hyperlink" Target="http://cebulka7uxchnbpvmqapg5pfos4ngaxglsktzvha7a5rigndghvadeyd.onion/viewforum.php?id=21" TargetMode="External"/><Relationship Id="rId11" Type="http://schemas.openxmlformats.org/officeDocument/2006/relationships/hyperlink" Target="http://cebulka7uxchnbpvmqapg5pfos4ngaxglsktzvha7a5rigndghvadeyd.onion/viewtopic.php?id=12886&amp;p=2" TargetMode="External"/><Relationship Id="rId5" Type="http://schemas.openxmlformats.org/officeDocument/2006/relationships/hyperlink" Target="http://cebulka7uxchnbpvmqapg5pfos4ngaxglsktzvha7a5rigndghvadeyd.onion/viewtopic.php?id=16696" TargetMode="External"/><Relationship Id="rId10" Type="http://schemas.openxmlformats.org/officeDocument/2006/relationships/hyperlink" Target="http://cebulka7uxchnbpvmqapg5pfos4ngaxglsktzvha7a5rigndghvadeyd.onion/viewtopic.php?id=12886&amp;p=2" TargetMode="External"/><Relationship Id="rId4" Type="http://schemas.openxmlformats.org/officeDocument/2006/relationships/hyperlink" Target="http://cebulka7uxchnbpvmqapg5pfos4ngaxglsktzvha7a5rigndghvadeyd.onion/viewtopic.php?id=18767" TargetMode="External"/><Relationship Id="rId9" Type="http://schemas.openxmlformats.org/officeDocument/2006/relationships/hyperlink" Target="http://cebulka7uxchnbpvmqapg5pfos4ngaxglsktzvha7a5rigndghvadeyd.onion/viewtopic.php?id=12886&amp;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585E3-476D-0144-BDEA-6BFB7A9F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43</Pages>
  <Words>11862</Words>
  <Characters>67620</Characters>
  <Application>Microsoft Office Word</Application>
  <DocSecurity>0</DocSecurity>
  <Lines>563</Lines>
  <Paragraphs>158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Siuda</dc:creator>
  <cp:lastModifiedBy>Haitao Shi</cp:lastModifiedBy>
  <cp:revision>5</cp:revision>
  <dcterms:created xsi:type="dcterms:W3CDTF">2023-09-28T17:11:00Z</dcterms:created>
  <dcterms:modified xsi:type="dcterms:W3CDTF">2023-10-01T15:49:00Z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e549a7ec47ad12d46de06b019dd221a73bc449e6c690b4c1d6dfa960defa2f17</vt:lpwstr>
  </property>
  <property fmtid="{D5CDD505-2E9C-101B-9397-08002B2CF9AE}" pid="3" name="ZOTERO_PREF_1">
    <vt:lpwstr>&lt;data data-version="3" zotero-version="6.0.27"&gt;&lt;session id="CtWUPCvZ"/&gt;&lt;style id="http://www.zotero.org/styles/apa" locale="en-US" hasBibliography="1" bibliographyStyleHasBeenSet="0"/&gt;&lt;prefs&gt;&lt;pref name="fieldType" value="Field"/&gt;&lt;/prefs&gt;&lt;/data&gt;</vt:lpwstr>
  </property>
</Properties>
</file>